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c8867daejgw" w:id="0"/>
      <w:bookmarkEnd w:id="0"/>
      <w:ins w:author="abhijeet dhumal" w:id="1" w:date="2019-05-16T12:30:51Z">
        <w:r w:rsidDel="00000000" w:rsidR="00000000" w:rsidRPr="00000000">
          <w:rPr>
            <w:rtl w:val="0"/>
          </w:rPr>
          <w:t xml:space="preserve">                                               </w:t>
        </w:r>
      </w:ins>
      <w:hyperlink r:id="rId6">
        <w:r w:rsidDel="00000000" w:rsidR="00000000" w:rsidRPr="00000000">
          <w:rPr>
            <w:color w:val="1155cc"/>
            <w:u w:val="single"/>
            <w:rtl w:val="0"/>
          </w:rPr>
          <w:t xml:space="preserve">https://tianpan.co/</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highlight w:val="yellow"/>
        </w:rPr>
      </w:pPr>
      <w:ins w:author="abhijeet dhumal" w:id="2" w:date="2019-05-16T12:30:58Z">
        <w:r w:rsidDel="00000000" w:rsidR="00000000" w:rsidRPr="00000000">
          <w:rPr>
            <w:rtl w:val="0"/>
          </w:rPr>
          <w:t xml:space="preserve">  `                                                                        </w:t>
        </w:r>
      </w:ins>
      <w:r w:rsidDel="00000000" w:rsidR="00000000" w:rsidRPr="00000000">
        <w:rPr>
          <w:highlight w:val="yellow"/>
          <w:rtl w:val="0"/>
        </w:rPr>
        <w:t xml:space="preserve">I am organizing contents of this docs into </w:t>
      </w:r>
      <w:hyperlink r:id="rId7">
        <w:r w:rsidDel="00000000" w:rsidR="00000000" w:rsidRPr="00000000">
          <w:rPr>
            <w:color w:val="1155cc"/>
            <w:highlight w:val="yellow"/>
            <w:u w:val="single"/>
            <w:rtl w:val="0"/>
          </w:rPr>
          <w:t xml:space="preserve">https://puncsky.com/hacking-the-software-engineer-interview/?isAdmin=true</w:t>
        </w:r>
      </w:hyperlink>
      <w:r w:rsidDel="00000000" w:rsidR="00000000" w:rsidRPr="00000000">
        <w:rPr>
          <w:highlight w:val="yellow"/>
          <w:rtl w:val="0"/>
        </w:rPr>
        <w:t xml:space="preserve"> </w:t>
      </w:r>
    </w:p>
    <w:p w:rsidR="00000000" w:rsidDel="00000000" w:rsidP="00000000" w:rsidRDefault="00000000" w:rsidRPr="00000000" w14:paraId="00000004">
      <w:pPr>
        <w:rPr/>
      </w:pPr>
      <w:r w:rsidDel="00000000" w:rsidR="00000000" w:rsidRPr="00000000">
        <w:rPr>
          <w:rtl w:val="0"/>
        </w:rPr>
        <w:t xml:space="preserve">Latest update: May 13, 2019</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360" w:firstLine="0"/>
            <w:rPr/>
          </w:pPr>
          <w:r w:rsidDel="00000000" w:rsidR="00000000" w:rsidRPr="00000000">
            <w:fldChar w:fldCharType="begin"/>
            <w:instrText xml:space="preserve"> TOC \h \u \z \n </w:instrText>
            <w:fldChar w:fldCharType="separate"/>
          </w:r>
          <w:hyperlink w:anchor="_378g08mky5uy">
            <w:r w:rsidDel="00000000" w:rsidR="00000000" w:rsidRPr="00000000">
              <w:rPr>
                <w:color w:val="1155cc"/>
                <w:u w:val="single"/>
                <w:rtl w:val="0"/>
              </w:rPr>
              <w:t xml:space="preserve">Experience Deep Dive</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360" w:firstLine="0"/>
            <w:rPr>
              <w:color w:val="1155cc"/>
              <w:u w:val="single"/>
            </w:rPr>
          </w:pPr>
          <w:hyperlink w:anchor="_co3eqw4lbc41">
            <w:r w:rsidDel="00000000" w:rsidR="00000000" w:rsidRPr="00000000">
              <w:rPr>
                <w:color w:val="1155cc"/>
                <w:u w:val="single"/>
                <w:rtl w:val="0"/>
              </w:rPr>
              <w:t xml:space="preserve">Introduction to Architecture</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360" w:firstLine="0"/>
            <w:rPr>
              <w:color w:val="1155cc"/>
              <w:u w:val="single"/>
            </w:rPr>
          </w:pPr>
          <w:hyperlink w:anchor="_e4fu7spqr90o">
            <w:r w:rsidDel="00000000" w:rsidR="00000000" w:rsidRPr="00000000">
              <w:rPr>
                <w:color w:val="1155cc"/>
                <w:u w:val="single"/>
                <w:rtl w:val="0"/>
              </w:rPr>
              <w:t xml:space="preserve">Data Partition and Routing</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360" w:firstLine="0"/>
            <w:rPr>
              <w:color w:val="1155cc"/>
              <w:u w:val="single"/>
            </w:rPr>
          </w:pPr>
          <w:hyperlink w:anchor="_9vr587nuxvgu">
            <w:r w:rsidDel="00000000" w:rsidR="00000000" w:rsidRPr="00000000">
              <w:rPr>
                <w:color w:val="1155cc"/>
                <w:u w:val="single"/>
                <w:rtl w:val="0"/>
              </w:rPr>
              <w:t xml:space="preserve">Replica and Consistency</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0"/>
            <w:rPr>
              <w:color w:val="1155cc"/>
              <w:u w:val="single"/>
            </w:rPr>
          </w:pPr>
          <w:hyperlink w:anchor="_nfrk9ssta4j5">
            <w:r w:rsidDel="00000000" w:rsidR="00000000" w:rsidRPr="00000000">
              <w:rPr>
                <w:color w:val="1155cc"/>
                <w:u w:val="single"/>
                <w:rtl w:val="0"/>
              </w:rPr>
              <w:t xml:space="preserve">Principles</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rPr>
              <w:color w:val="1155cc"/>
              <w:u w:val="single"/>
            </w:rPr>
          </w:pPr>
          <w:hyperlink w:anchor="_t2iubpo2o34b">
            <w:r w:rsidDel="00000000" w:rsidR="00000000" w:rsidRPr="00000000">
              <w:rPr>
                <w:color w:val="1155cc"/>
                <w:u w:val="single"/>
                <w:rtl w:val="0"/>
              </w:rPr>
              <w:t xml:space="preserve">Consistency Models</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720" w:firstLine="0"/>
            <w:rPr>
              <w:color w:val="1155cc"/>
              <w:u w:val="single"/>
            </w:rPr>
          </w:pPr>
          <w:hyperlink w:anchor="_yk1npstes55t">
            <w:r w:rsidDel="00000000" w:rsidR="00000000" w:rsidRPr="00000000">
              <w:rPr>
                <w:color w:val="1155cc"/>
                <w:u w:val="single"/>
                <w:rtl w:val="0"/>
              </w:rPr>
              <w:t xml:space="preserve">Replication Strategies (How to update?)</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720" w:firstLine="0"/>
            <w:rPr>
              <w:color w:val="1155cc"/>
              <w:u w:val="single"/>
            </w:rPr>
          </w:pPr>
          <w:hyperlink w:anchor="_o66jhve96kmc">
            <w:r w:rsidDel="00000000" w:rsidR="00000000" w:rsidRPr="00000000">
              <w:rPr>
                <w:color w:val="1155cc"/>
                <w:u w:val="single"/>
                <w:rtl w:val="0"/>
              </w:rPr>
              <w:t xml:space="preserve">Consistency Protocols</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360" w:firstLine="0"/>
            <w:rPr>
              <w:color w:val="1155cc"/>
              <w:u w:val="single"/>
            </w:rPr>
          </w:pPr>
          <w:hyperlink w:anchor="_b4g784ha22u1">
            <w:r w:rsidDel="00000000" w:rsidR="00000000" w:rsidRPr="00000000">
              <w:rPr>
                <w:color w:val="1155cc"/>
                <w:u w:val="single"/>
                <w:rtl w:val="0"/>
              </w:rPr>
              <w:t xml:space="preserve">Big Data Algorithm and Data Structures</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360" w:firstLine="0"/>
            <w:rPr>
              <w:color w:val="1155cc"/>
              <w:u w:val="single"/>
            </w:rPr>
          </w:pPr>
          <w:hyperlink w:anchor="_ydysn1rhlq7d">
            <w:r w:rsidDel="00000000" w:rsidR="00000000" w:rsidRPr="00000000">
              <w:rPr>
                <w:color w:val="1155cc"/>
                <w:u w:val="single"/>
                <w:rtl w:val="0"/>
              </w:rPr>
              <w:t xml:space="preserve">Resource Management and Scheduler</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rPr>
              <w:color w:val="1155cc"/>
              <w:u w:val="single"/>
            </w:rPr>
          </w:pPr>
          <w:hyperlink w:anchor="_hh74j9nb803z">
            <w:r w:rsidDel="00000000" w:rsidR="00000000" w:rsidRPr="00000000">
              <w:rPr>
                <w:color w:val="1155cc"/>
                <w:u w:val="single"/>
                <w:rtl w:val="0"/>
              </w:rPr>
              <w:t xml:space="preserve">Abstraction Models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720" w:firstLine="0"/>
            <w:rPr>
              <w:color w:val="1155cc"/>
              <w:u w:val="single"/>
            </w:rPr>
          </w:pPr>
          <w:hyperlink w:anchor="_16clx3ewpuzc">
            <w:r w:rsidDel="00000000" w:rsidR="00000000" w:rsidRPr="00000000">
              <w:rPr>
                <w:color w:val="1155cc"/>
                <w:u w:val="single"/>
                <w:rtl w:val="0"/>
              </w:rPr>
              <w:t xml:space="preserve">Basic Design Problems</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rPr>
              <w:color w:val="1155cc"/>
              <w:u w:val="single"/>
            </w:rPr>
          </w:pPr>
          <w:hyperlink w:anchor="_7gjyr7fowhzm">
            <w:r w:rsidDel="00000000" w:rsidR="00000000" w:rsidRPr="00000000">
              <w:rPr>
                <w:color w:val="1155cc"/>
                <w:u w:val="single"/>
                <w:rtl w:val="0"/>
              </w:rPr>
              <w:t xml:space="preserve">Paradigms</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720" w:firstLine="0"/>
            <w:rPr>
              <w:color w:val="1155cc"/>
              <w:u w:val="single"/>
            </w:rPr>
          </w:pPr>
          <w:hyperlink w:anchor="_v1kuyqhu08pz">
            <w:r w:rsidDel="00000000" w:rsidR="00000000" w:rsidRPr="00000000">
              <w:rPr>
                <w:color w:val="1155cc"/>
                <w:u w:val="single"/>
                <w:rtl w:val="0"/>
              </w:rPr>
              <w:t xml:space="preserve">Strategies</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720" w:firstLine="0"/>
            <w:rPr>
              <w:color w:val="1155cc"/>
              <w:u w:val="single"/>
            </w:rPr>
          </w:pPr>
          <w:hyperlink w:anchor="_vuybb3gjoorn">
            <w:r w:rsidDel="00000000" w:rsidR="00000000" w:rsidRPr="00000000">
              <w:rPr>
                <w:color w:val="1155cc"/>
                <w:u w:val="single"/>
                <w:rtl w:val="0"/>
              </w:rPr>
              <w:t xml:space="preserve">Examples</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360" w:firstLine="0"/>
            <w:rPr>
              <w:color w:val="1155cc"/>
              <w:u w:val="single"/>
            </w:rPr>
          </w:pPr>
          <w:hyperlink w:anchor="_9rv97pv85pxf">
            <w:r w:rsidDel="00000000" w:rsidR="00000000" w:rsidRPr="00000000">
              <w:rPr>
                <w:color w:val="1155cc"/>
                <w:u w:val="single"/>
                <w:rtl w:val="0"/>
              </w:rPr>
              <w:t xml:space="preserve">Distributed Coordination System</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360" w:firstLine="0"/>
            <w:rPr>
              <w:color w:val="1155cc"/>
              <w:u w:val="single"/>
            </w:rPr>
          </w:pPr>
          <w:hyperlink w:anchor="_n9z0g1j171rj">
            <w:r w:rsidDel="00000000" w:rsidR="00000000" w:rsidRPr="00000000">
              <w:rPr>
                <w:color w:val="1155cc"/>
                <w:u w:val="single"/>
                <w:rtl w:val="0"/>
              </w:rPr>
              <w:t xml:space="preserve">Distributed Communication</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rPr>
              <w:color w:val="1155cc"/>
              <w:u w:val="single"/>
            </w:rPr>
          </w:pPr>
          <w:hyperlink w:anchor="_ojrme3cjgvcw">
            <w:r w:rsidDel="00000000" w:rsidR="00000000" w:rsidRPr="00000000">
              <w:rPr>
                <w:color w:val="1155cc"/>
                <w:u w:val="single"/>
                <w:rtl w:val="0"/>
              </w:rPr>
              <w:t xml:space="preserve">Serialization and RPC Frameworks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rPr>
              <w:color w:val="1155cc"/>
              <w:u w:val="single"/>
            </w:rPr>
          </w:pPr>
          <w:hyperlink w:anchor="_2o2elwi48bzl">
            <w:r w:rsidDel="00000000" w:rsidR="00000000" w:rsidRPr="00000000">
              <w:rPr>
                <w:color w:val="1155cc"/>
                <w:u w:val="single"/>
                <w:rtl w:val="0"/>
              </w:rPr>
              <w:t xml:space="preserve">HTTP and RESTful API</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color w:val="1155cc"/>
              <w:u w:val="single"/>
            </w:rPr>
          </w:pPr>
          <w:hyperlink w:anchor="_73djem4ug7tz">
            <w:r w:rsidDel="00000000" w:rsidR="00000000" w:rsidRPr="00000000">
              <w:rPr>
                <w:color w:val="1155cc"/>
                <w:u w:val="single"/>
                <w:rtl w:val="0"/>
              </w:rPr>
              <w:t xml:space="preserve">Messaging Queue</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rPr>
              <w:color w:val="1155cc"/>
              <w:u w:val="single"/>
            </w:rPr>
          </w:pPr>
          <w:hyperlink w:anchor="_7v7xk0p9khgb">
            <w:r w:rsidDel="00000000" w:rsidR="00000000" w:rsidRPr="00000000">
              <w:rPr>
                <w:color w:val="1155cc"/>
                <w:u w:val="single"/>
                <w:rtl w:val="0"/>
              </w:rPr>
              <w:t xml:space="preserve">Application-Level Multi-Broadcast</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360" w:firstLine="0"/>
            <w:rPr>
              <w:color w:val="1155cc"/>
              <w:u w:val="single"/>
            </w:rPr>
          </w:pPr>
          <w:hyperlink w:anchor="_3i3j5t5s5cva">
            <w:r w:rsidDel="00000000" w:rsidR="00000000" w:rsidRPr="00000000">
              <w:rPr>
                <w:color w:val="1155cc"/>
                <w:u w:val="single"/>
                <w:rtl w:val="0"/>
              </w:rPr>
              <w:t xml:space="preserve">In-memory KV store</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360" w:firstLine="0"/>
            <w:rPr>
              <w:color w:val="1155cc"/>
              <w:u w:val="single"/>
            </w:rPr>
          </w:pPr>
          <w:hyperlink w:anchor="_656o8x89r3sl">
            <w:r w:rsidDel="00000000" w:rsidR="00000000" w:rsidRPr="00000000">
              <w:rPr>
                <w:color w:val="1155cc"/>
                <w:u w:val="single"/>
                <w:rtl w:val="0"/>
              </w:rPr>
              <w:t xml:space="preserve">SSD or Rotating Disk KV Store</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360" w:firstLine="0"/>
            <w:rPr>
              <w:color w:val="1155cc"/>
              <w:u w:val="single"/>
            </w:rPr>
          </w:pPr>
          <w:hyperlink w:anchor="_frx1lcie1hhu">
            <w:r w:rsidDel="00000000" w:rsidR="00000000" w:rsidRPr="00000000">
              <w:rPr>
                <w:color w:val="1155cc"/>
                <w:u w:val="single"/>
                <w:rtl w:val="0"/>
              </w:rPr>
              <w:t xml:space="preserve">Column-oriented DBMS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360" w:firstLine="0"/>
            <w:rPr>
              <w:color w:val="1155cc"/>
              <w:u w:val="single"/>
            </w:rPr>
          </w:pPr>
          <w:hyperlink w:anchor="_jupwf4wiszw0">
            <w:r w:rsidDel="00000000" w:rsidR="00000000" w:rsidRPr="00000000">
              <w:rPr>
                <w:color w:val="1155cc"/>
                <w:u w:val="single"/>
                <w:rtl w:val="0"/>
              </w:rPr>
              <w:t xml:space="preserve">Stream Processing</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rPr>
              <w:color w:val="1155cc"/>
              <w:u w:val="single"/>
            </w:rPr>
          </w:pPr>
          <w:hyperlink w:anchor="_pj3i73ax5me4">
            <w:r w:rsidDel="00000000" w:rsidR="00000000" w:rsidRPr="00000000">
              <w:rPr>
                <w:color w:val="1155cc"/>
                <w:u w:val="single"/>
                <w:rtl w:val="0"/>
              </w:rPr>
              <w:t xml:space="preserve">rDBMS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360" w:firstLine="0"/>
            <w:rPr>
              <w:color w:val="1155cc"/>
              <w:u w:val="single"/>
            </w:rPr>
          </w:pPr>
          <w:hyperlink w:anchor="_a60a1aadrbqq">
            <w:r w:rsidDel="00000000" w:rsidR="00000000" w:rsidRPr="00000000">
              <w:rPr>
                <w:color w:val="1155cc"/>
                <w:u w:val="single"/>
                <w:rtl w:val="0"/>
              </w:rPr>
              <w:t xml:space="preserve">System Design and Architecture</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360" w:firstLine="0"/>
            <w:rPr>
              <w:color w:val="1155cc"/>
              <w:u w:val="single"/>
            </w:rPr>
          </w:pPr>
          <w:hyperlink w:anchor="_xwi48s43z7u5">
            <w:r w:rsidDel="00000000" w:rsidR="00000000" w:rsidRPr="00000000">
              <w:rPr>
                <w:color w:val="1155cc"/>
                <w:u w:val="single"/>
                <w:rtl w:val="0"/>
              </w:rPr>
              <w:t xml:space="preserve">Concurrency</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360" w:firstLine="0"/>
            <w:rPr>
              <w:color w:val="1155cc"/>
              <w:u w:val="single"/>
            </w:rPr>
          </w:pPr>
          <w:hyperlink w:anchor="_z41rhtst375n">
            <w:r w:rsidDel="00000000" w:rsidR="00000000" w:rsidRPr="00000000">
              <w:rPr>
                <w:color w:val="1155cc"/>
                <w:u w:val="single"/>
                <w:rtl w:val="0"/>
              </w:rPr>
              <w:t xml:space="preserve">Tradeoffs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Tags to Goto: [TODO], [不重要], [Lab]</w:t>
      </w:r>
    </w:p>
    <w:p w:rsidR="00000000" w:rsidDel="00000000" w:rsidP="00000000" w:rsidRDefault="00000000" w:rsidRPr="00000000" w14:paraId="00000028">
      <w:pPr>
        <w:spacing w:line="240" w:lineRule="auto"/>
        <w:rPr>
          <w:ins w:author="Anonymous" w:id="3" w:date="2019-06-12T16:10:17Z"/>
          <w:rFonts w:ascii="Consolas" w:cs="Consolas" w:eastAsia="Consolas" w:hAnsi="Consolas"/>
          <w:sz w:val="18"/>
          <w:szCs w:val="18"/>
        </w:rPr>
      </w:pPr>
      <w:ins w:author="Anonymous" w:id="3" w:date="2019-06-12T16:10:17Z">
        <w:r w:rsidDel="00000000" w:rsidR="00000000" w:rsidRPr="00000000">
          <w:rPr>
            <w:rtl w:val="0"/>
          </w:rPr>
        </w:r>
      </w:ins>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tbl>
      <w:tblPr>
        <w:tblStyle w:val="Table1"/>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2"/>
              <w:pBdr>
                <w:top w:space="0" w:sz="0" w:val="nil"/>
                <w:left w:space="0" w:sz="0" w:val="nil"/>
                <w:bottom w:space="0" w:sz="0" w:val="nil"/>
                <w:right w:space="0" w:sz="0" w:val="nil"/>
                <w:between w:space="0" w:sz="0" w:val="nil"/>
              </w:pBdr>
              <w:shd w:fill="auto" w:val="clear"/>
              <w:spacing w:before="0" w:line="240" w:lineRule="auto"/>
              <w:rPr/>
            </w:pPr>
            <w:bookmarkStart w:colFirst="0" w:colLast="0" w:name="_378g08mky5uy" w:id="1"/>
            <w:bookmarkEnd w:id="1"/>
            <w:r w:rsidDel="00000000" w:rsidR="00000000" w:rsidRPr="00000000">
              <w:rPr>
                <w:rtl w:val="0"/>
              </w:rPr>
              <w:t xml:space="preserve">Experience Deep Dive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[Technical Communication]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Intended Audience: Moderate experience or less, or anyone who was not in a leadership or design position (either formal or informal) in their previous position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Question Description:</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sz w:val="18"/>
                <w:szCs w:val="18"/>
                <w:u w:val="single"/>
                <w:rtl w:val="0"/>
              </w:rPr>
              <w:t xml:space="preserve">Describe one of your previous projects that was particularly interesting or memorable to you.</w:t>
            </w:r>
            <w:r w:rsidDel="00000000" w:rsidR="00000000" w:rsidRPr="00000000">
              <w:rPr>
                <w:rFonts w:ascii="Consolas" w:cs="Consolas" w:eastAsia="Consolas" w:hAnsi="Consolas"/>
                <w:sz w:val="18"/>
                <w:szCs w:val="18"/>
                <w:rtl w:val="0"/>
              </w:rPr>
              <w:t xml:space="preserve"> Followup questions: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33">
            <w:pPr>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What about it made it interesting?</w:t>
            </w:r>
          </w:p>
          <w:p w:rsidR="00000000" w:rsidDel="00000000" w:rsidP="00000000" w:rsidRDefault="00000000" w:rsidRPr="00000000" w14:paraId="00000034">
            <w:pPr>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What was the most challenging part of the project, and how did you address those challenges?</w:t>
            </w:r>
          </w:p>
          <w:p w:rsidR="00000000" w:rsidDel="00000000" w:rsidP="00000000" w:rsidRDefault="00000000" w:rsidRPr="00000000" w14:paraId="00000035">
            <w:pPr>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What did you learn from the project, and what do you wish you had known before you started?</w:t>
            </w:r>
          </w:p>
          <w:p w:rsidR="00000000" w:rsidDel="00000000" w:rsidP="00000000" w:rsidRDefault="00000000" w:rsidRPr="00000000" w14:paraId="00000036">
            <w:pPr>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What other designs/implementation methods did you consider? Why did you choose the one that you did? If you were to do the same project over again, what would you do differently?</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Interviewer tips: Since the goal here is to assess the technical communication skill and interest level of someone who has not necessarily ever been in a role that they could conduct a crash course in, you should be prepared to keep asking them questions (either for more details, or about other aspects of the project). If they are a recent grad and did a thesis, that's often a good choice to talk about. While this question is in many ways similar to the Resume Questions question from phone screen one, this question is intended to be approximately four times as long, and should get into proportionally more detail about what it is that they have done. As such, the scoring criteria are similar, but should be evaluated with both higher expectations and more data.</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Scoring:</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great candidate will</w:t>
            </w:r>
          </w:p>
          <w:p w:rsidR="00000000" w:rsidDel="00000000" w:rsidP="00000000" w:rsidRDefault="00000000" w:rsidRPr="00000000" w14:paraId="0000003D">
            <w:pPr>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able to talk for the full time about the project, with interaction from the interviewer being conversational rather than directing</w:t>
            </w:r>
          </w:p>
          <w:p w:rsidR="00000000" w:rsidDel="00000000" w:rsidP="00000000" w:rsidRDefault="00000000" w:rsidRPr="00000000" w14:paraId="0000003E">
            <w:pPr>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knowledgeable about the project as a whole, rather than only their area of focus, and be able to articulate the intent and design of the project</w:t>
            </w:r>
          </w:p>
          <w:p w:rsidR="00000000" w:rsidDel="00000000" w:rsidP="00000000" w:rsidRDefault="00000000" w:rsidRPr="00000000" w14:paraId="0000003F">
            <w:pPr>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passionate about whatever the project was, and able to describe the elements of the project that inspired that passion clearly</w:t>
            </w:r>
          </w:p>
          <w:p w:rsidR="00000000" w:rsidDel="00000000" w:rsidP="00000000" w:rsidRDefault="00000000" w:rsidRPr="00000000" w14:paraId="00000040">
            <w:pPr>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able to clearly explain what alternatives were considered, and why they chose the implementation strategy that they did.</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Have reflected on and learned from their experiences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good candidate will</w:t>
            </w:r>
          </w:p>
          <w:p w:rsidR="00000000" w:rsidDel="00000000" w:rsidP="00000000" w:rsidRDefault="00000000" w:rsidRPr="00000000" w14:paraId="00000044">
            <w:pPr>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have some trouble talking for the full time, but will be able to with some help and questions from the interviewer</w:t>
            </w:r>
          </w:p>
          <w:p w:rsidR="00000000" w:rsidDel="00000000" w:rsidP="00000000" w:rsidRDefault="00000000" w:rsidRPr="00000000" w14:paraId="00000045">
            <w:pPr>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lack some knowledge about the larger scope of the project, but still have strong knowledge of their particular area and pieces that directly interacted with them</w:t>
            </w:r>
          </w:p>
          <w:p w:rsidR="00000000" w:rsidDel="00000000" w:rsidP="00000000" w:rsidRDefault="00000000" w:rsidRPr="00000000" w14:paraId="00000046">
            <w:pPr>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seem passionate, but be unable to clearly explain what inspired that passion</w:t>
            </w:r>
          </w:p>
          <w:p w:rsidR="00000000" w:rsidDel="00000000" w:rsidP="00000000" w:rsidRDefault="00000000" w:rsidRPr="00000000" w14:paraId="00000047">
            <w:pPr>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be able to discuss alternatives to what they did, but not have considered them in depth</w:t>
            </w:r>
          </w:p>
          <w:p w:rsidR="00000000" w:rsidDel="00000000" w:rsidP="00000000" w:rsidRDefault="00000000" w:rsidRPr="00000000" w14:paraId="00000048">
            <w:pPr>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Have reflected on and learned from their experiences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bad candidate will</w:t>
            </w:r>
          </w:p>
          <w:p w:rsidR="00000000" w:rsidDel="00000000" w:rsidP="00000000" w:rsidRDefault="00000000" w:rsidRPr="00000000" w14:paraId="0000004B">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Have difficulty talking for the full time. The interviewer may feel as if they are interrogating rather than conversing with the candidate</w:t>
            </w:r>
          </w:p>
          <w:p w:rsidR="00000000" w:rsidDel="00000000" w:rsidP="00000000" w:rsidRDefault="00000000" w:rsidRPr="00000000" w14:paraId="0000004C">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lack detailed knowledge of the project, even within the area that they were working. They may not understand why their piece was designed the way it was, or may not understand how it interacted with other systems</w:t>
            </w:r>
          </w:p>
          <w:p w:rsidR="00000000" w:rsidDel="00000000" w:rsidP="00000000" w:rsidRDefault="00000000" w:rsidRPr="00000000" w14:paraId="0000004D">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Does not seem very interested in the project - remember that you are asking them about the most interesting project that they have done, they should be very interested in whatever it was</w:t>
            </w:r>
          </w:p>
          <w:p w:rsidR="00000000" w:rsidDel="00000000" w:rsidP="00000000" w:rsidRDefault="00000000" w:rsidRPr="00000000" w14:paraId="0000004E">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May not be familiar with potential alternatives to their implementation method</w:t>
            </w:r>
          </w:p>
          <w:p w:rsidR="00000000" w:rsidDel="00000000" w:rsidP="00000000" w:rsidRDefault="00000000" w:rsidRPr="00000000" w14:paraId="0000004F">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Does not seem to have learned from or reflected on their experiences with the project. A key sign of this is that the answer to 'what did you learn' and 'what would you do differently' are short and/or nearly identical.</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terrible candidate will </w:t>
            </w:r>
          </w:p>
          <w:p w:rsidR="00000000" w:rsidDel="00000000" w:rsidP="00000000" w:rsidRDefault="00000000" w:rsidRPr="00000000" w14:paraId="00000052">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unable to talk for the full time, even with significant interviewer assistance.</w:t>
            </w:r>
          </w:p>
          <w:p w:rsidR="00000000" w:rsidDel="00000000" w:rsidP="00000000" w:rsidRDefault="00000000" w:rsidRPr="00000000" w14:paraId="00000053">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Not seem to understand anything about the project beyond their particular implementation details</w:t>
            </w:r>
          </w:p>
          <w:p w:rsidR="00000000" w:rsidDel="00000000" w:rsidP="00000000" w:rsidRDefault="00000000" w:rsidRPr="00000000" w14:paraId="00000054">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Not display interest in the project</w:t>
            </w:r>
          </w:p>
          <w:p w:rsidR="00000000" w:rsidDel="00000000" w:rsidP="00000000" w:rsidRDefault="00000000" w:rsidRPr="00000000" w14:paraId="00000055">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Did not consider or think to research alternative implementation methods</w:t>
            </w:r>
          </w:p>
          <w:p w:rsidR="00000000" w:rsidDel="00000000" w:rsidP="00000000" w:rsidRDefault="00000000" w:rsidRPr="00000000" w14:paraId="00000056">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sz w:val="18"/>
                <w:szCs w:val="18"/>
              </w:rPr>
            </w:pPr>
            <w:r w:rsidDel="00000000" w:rsidR="00000000" w:rsidRPr="00000000">
              <w:rPr>
                <w:rFonts w:ascii="Consolas" w:cs="Consolas" w:eastAsia="Consolas" w:hAnsi="Consolas"/>
                <w:sz w:val="18"/>
                <w:szCs w:val="18"/>
                <w:rtl w:val="0"/>
              </w:rPr>
              <w:t xml:space="preserve">Be unable to answer questions like '</w:t>
            </w:r>
            <w:r w:rsidDel="00000000" w:rsidR="00000000" w:rsidRPr="00000000">
              <w:rPr>
                <w:rFonts w:ascii="Consolas" w:cs="Consolas" w:eastAsia="Consolas" w:hAnsi="Consolas"/>
                <w:color w:val="ff0000"/>
                <w:sz w:val="18"/>
                <w:szCs w:val="18"/>
                <w:rtl w:val="0"/>
              </w:rPr>
              <w:t xml:space="preserve">what would you do differently if you were to redo the project?</w:t>
            </w:r>
            <w:r w:rsidDel="00000000" w:rsidR="00000000" w:rsidRPr="00000000">
              <w:rPr>
                <w:rFonts w:ascii="Consolas" w:cs="Consolas" w:eastAsia="Consolas" w:hAnsi="Consolas"/>
                <w:sz w:val="18"/>
                <w:szCs w:val="18"/>
                <w:rtl w:val="0"/>
              </w:rPr>
              <w:t xml:space="preserve">' and similar. </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tbl>
      <w:tblPr>
        <w:tblStyle w:val="Table2"/>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8565"/>
        <w:tblGridChange w:id="0">
          <w:tblGrid>
            <w:gridCol w:w="3345"/>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2"/>
              <w:rPr/>
            </w:pPr>
            <w:bookmarkStart w:colFirst="0" w:colLast="0" w:name="_co3eqw4lbc41" w:id="2"/>
            <w:bookmarkEnd w:id="2"/>
            <w:ins w:author="Piotr Klimkowski" w:id="4" w:date="2019-05-20T23:28:35Z">
              <w:r w:rsidDel="00000000" w:rsidR="00000000" w:rsidRPr="00000000">
                <w:rPr>
                  <w:rFonts w:ascii="Consolas" w:cs="Consolas" w:eastAsia="Consolas" w:hAnsi="Consolas"/>
                  <w:sz w:val="18"/>
                  <w:szCs w:val="18"/>
                  <w:rtl w:val="0"/>
                </w:rPr>
                <w:t xml:space="preserve"> </w:t>
              </w:r>
            </w:ins>
            <w:r w:rsidDel="00000000" w:rsidR="00000000" w:rsidRPr="00000000">
              <w:rPr>
                <w:rtl w:val="0"/>
              </w:rPr>
              <w:t xml:space="preserve">Introduction to Architecture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ins w:author="Pavan C" w:id="5" w:date="2019-07-17T22:08:27Z">
              <w:r w:rsidDel="00000000" w:rsidR="00000000" w:rsidRPr="00000000">
                <w:rPr>
                  <w:rtl w:val="0"/>
                </w:rPr>
                <w:t xml:space="preserve">Y</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6d3d8ibbzyyh" w:id="3"/>
            <w:bookmarkEnd w:id="3"/>
            <w:r w:rsidDel="00000000" w:rsidR="00000000" w:rsidRPr="00000000">
              <w:rPr>
                <w:rFonts w:ascii="Arial" w:cs="Arial" w:eastAsia="Arial" w:hAnsi="Arial"/>
                <w:color w:val="333333"/>
                <w:sz w:val="18"/>
                <w:szCs w:val="18"/>
                <w:rtl w:val="0"/>
              </w:rPr>
              <w:t xml:space="preserve">What is architecture? </w:t>
            </w:r>
          </w:p>
          <w:p w:rsidR="00000000" w:rsidDel="00000000" w:rsidP="00000000" w:rsidRDefault="00000000" w:rsidRPr="00000000" w14:paraId="0000005D">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Architecture is the shape of the software system. Thinking it as a big picture of physical buildings.</w:t>
            </w:r>
          </w:p>
          <w:p w:rsidR="00000000" w:rsidDel="00000000" w:rsidP="00000000" w:rsidRDefault="00000000" w:rsidRPr="00000000" w14:paraId="0000005E">
            <w:pPr>
              <w:widowControl w:val="0"/>
              <w:numPr>
                <w:ilvl w:val="0"/>
                <w:numId w:val="37"/>
              </w:numPr>
              <w:spacing w:after="0" w:afterAutospacing="0" w:line="240" w:lineRule="auto"/>
              <w:ind w:left="720" w:hanging="360"/>
              <w:rPr>
                <w:sz w:val="18"/>
                <w:szCs w:val="18"/>
              </w:rPr>
            </w:pPr>
            <w:r w:rsidDel="00000000" w:rsidR="00000000" w:rsidRPr="00000000">
              <w:rPr>
                <w:color w:val="333333"/>
                <w:sz w:val="18"/>
                <w:szCs w:val="18"/>
                <w:rtl w:val="0"/>
              </w:rPr>
              <w:t xml:space="preserve">paradigms are bricks.</w:t>
            </w:r>
          </w:p>
          <w:p w:rsidR="00000000" w:rsidDel="00000000" w:rsidP="00000000" w:rsidRDefault="00000000" w:rsidRPr="00000000" w14:paraId="0000005F">
            <w:pPr>
              <w:widowControl w:val="0"/>
              <w:numPr>
                <w:ilvl w:val="0"/>
                <w:numId w:val="37"/>
              </w:numPr>
              <w:spacing w:after="0" w:afterAutospacing="0" w:before="0" w:beforeAutospacing="0" w:line="240" w:lineRule="auto"/>
              <w:ind w:left="720" w:hanging="360"/>
              <w:rPr>
                <w:sz w:val="18"/>
                <w:szCs w:val="18"/>
              </w:rPr>
            </w:pPr>
            <w:r w:rsidDel="00000000" w:rsidR="00000000" w:rsidRPr="00000000">
              <w:rPr>
                <w:color w:val="333333"/>
                <w:sz w:val="18"/>
                <w:szCs w:val="18"/>
                <w:rtl w:val="0"/>
              </w:rPr>
              <w:t xml:space="preserve">design principles are rooms.</w:t>
            </w:r>
          </w:p>
          <w:p w:rsidR="00000000" w:rsidDel="00000000" w:rsidP="00000000" w:rsidRDefault="00000000" w:rsidRPr="00000000" w14:paraId="00000060">
            <w:pPr>
              <w:widowControl w:val="0"/>
              <w:numPr>
                <w:ilvl w:val="0"/>
                <w:numId w:val="37"/>
              </w:numPr>
              <w:spacing w:after="240" w:before="0" w:beforeAutospacing="0" w:line="240" w:lineRule="auto"/>
              <w:ind w:left="720" w:hanging="360"/>
              <w:rPr>
                <w:sz w:val="18"/>
                <w:szCs w:val="18"/>
              </w:rPr>
            </w:pPr>
            <w:r w:rsidDel="00000000" w:rsidR="00000000" w:rsidRPr="00000000">
              <w:rPr>
                <w:color w:val="333333"/>
                <w:sz w:val="18"/>
                <w:szCs w:val="18"/>
                <w:rtl w:val="0"/>
              </w:rPr>
              <w:t xml:space="preserve">components are buildings.</w:t>
            </w:r>
          </w:p>
          <w:p w:rsidR="00000000" w:rsidDel="00000000" w:rsidP="00000000" w:rsidRDefault="00000000" w:rsidRPr="00000000" w14:paraId="00000061">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Together they serve a specific purpose like a hospital is for curing patents and a school is for educating students.</w:t>
            </w:r>
          </w:p>
          <w:p w:rsidR="00000000" w:rsidDel="00000000" w:rsidP="00000000" w:rsidRDefault="00000000" w:rsidRPr="00000000" w14:paraId="00000062">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ycnh43pbtamu" w:id="4"/>
            <w:bookmarkEnd w:id="4"/>
            <w:r w:rsidDel="00000000" w:rsidR="00000000" w:rsidRPr="00000000">
              <w:rPr>
                <w:rFonts w:ascii="Arial" w:cs="Arial" w:eastAsia="Arial" w:hAnsi="Arial"/>
                <w:color w:val="333333"/>
                <w:sz w:val="18"/>
                <w:szCs w:val="18"/>
                <w:rtl w:val="0"/>
              </w:rPr>
              <w:t xml:space="preserve">Why do we need architecture? </w:t>
            </w:r>
          </w:p>
          <w:p w:rsidR="00000000" w:rsidDel="00000000" w:rsidP="00000000" w:rsidRDefault="00000000" w:rsidRPr="00000000" w14:paraId="00000063">
            <w:pPr>
              <w:pStyle w:val="Heading3"/>
              <w:keepNext w:val="0"/>
              <w:keepLines w:val="0"/>
              <w:widowControl w:val="0"/>
              <w:shd w:fill="ffffff" w:val="clear"/>
              <w:spacing w:after="240" w:before="360" w:line="240" w:lineRule="auto"/>
              <w:rPr>
                <w:rFonts w:ascii="Arial" w:cs="Arial" w:eastAsia="Arial" w:hAnsi="Arial"/>
                <w:color w:val="333333"/>
                <w:sz w:val="18"/>
                <w:szCs w:val="18"/>
              </w:rPr>
            </w:pPr>
            <w:bookmarkStart w:colFirst="0" w:colLast="0" w:name="_vry7gciarpa7" w:id="5"/>
            <w:bookmarkEnd w:id="5"/>
            <w:r w:rsidDel="00000000" w:rsidR="00000000" w:rsidRPr="00000000">
              <w:rPr>
                <w:rFonts w:ascii="Arial" w:cs="Arial" w:eastAsia="Arial" w:hAnsi="Arial"/>
                <w:color w:val="333333"/>
                <w:sz w:val="18"/>
                <w:szCs w:val="18"/>
                <w:rtl w:val="0"/>
              </w:rPr>
              <w:t xml:space="preserve">Behavior vs. Structure </w:t>
            </w:r>
          </w:p>
          <w:p w:rsidR="00000000" w:rsidDel="00000000" w:rsidP="00000000" w:rsidRDefault="00000000" w:rsidRPr="00000000" w14:paraId="00000064">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Every software system provides two different values to the stakeholders: behavior and structure. Software developers are responsible for ensuring that both those values remain high.</w:t>
            </w:r>
          </w:p>
          <w:p w:rsidR="00000000" w:rsidDel="00000000" w:rsidP="00000000" w:rsidRDefault="00000000" w:rsidRPr="00000000" w14:paraId="00000065">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Software architects are, by virtue of their job description, more focused on the structure of the system than on its features and functions.</w:t>
            </w:r>
          </w:p>
          <w:p w:rsidR="00000000" w:rsidDel="00000000" w:rsidP="00000000" w:rsidRDefault="00000000" w:rsidRPr="00000000" w14:paraId="00000066">
            <w:pPr>
              <w:pStyle w:val="Heading3"/>
              <w:keepNext w:val="0"/>
              <w:keepLines w:val="0"/>
              <w:widowControl w:val="0"/>
              <w:shd w:fill="ffffff" w:val="clear"/>
              <w:spacing w:after="240" w:before="360" w:line="240" w:lineRule="auto"/>
              <w:rPr>
                <w:rFonts w:ascii="Arial" w:cs="Arial" w:eastAsia="Arial" w:hAnsi="Arial"/>
                <w:color w:val="333333"/>
                <w:sz w:val="18"/>
                <w:szCs w:val="18"/>
              </w:rPr>
            </w:pPr>
            <w:bookmarkStart w:colFirst="0" w:colLast="0" w:name="_waepeehc6mpn" w:id="6"/>
            <w:bookmarkEnd w:id="6"/>
            <w:r w:rsidDel="00000000" w:rsidR="00000000" w:rsidRPr="00000000">
              <w:rPr>
                <w:rFonts w:ascii="Arial" w:cs="Arial" w:eastAsia="Arial" w:hAnsi="Arial"/>
                <w:color w:val="333333"/>
                <w:sz w:val="18"/>
                <w:szCs w:val="18"/>
                <w:rtl w:val="0"/>
              </w:rPr>
              <w:t xml:space="preserve">Ultimate Goal - saving human resources costs per feature </w:t>
            </w:r>
          </w:p>
          <w:p w:rsidR="00000000" w:rsidDel="00000000" w:rsidP="00000000" w:rsidRDefault="00000000" w:rsidRPr="00000000" w14:paraId="00000067">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Architecture serves the full lifecycle of the software system to make it easy to understand, develop, test, deploy, and operate. The goal is to minimize the human resources costs per business use-case.</w:t>
            </w:r>
          </w:p>
          <w:p w:rsidR="00000000" w:rsidDel="00000000" w:rsidP="00000000" w:rsidRDefault="00000000" w:rsidRPr="00000000" w14:paraId="00000068">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The O’Reilly book Software Architecture Patterns by Mark Richards is a simple but effective introduction to these five fundamental architectures.</w:t>
            </w:r>
          </w:p>
          <w:p w:rsidR="00000000" w:rsidDel="00000000" w:rsidP="00000000" w:rsidRDefault="00000000" w:rsidRPr="00000000" w14:paraId="00000069">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5x9ana2o7xux" w:id="7"/>
            <w:bookmarkEnd w:id="7"/>
            <w:r w:rsidDel="00000000" w:rsidR="00000000" w:rsidRPr="00000000">
              <w:rPr>
                <w:rFonts w:ascii="Arial" w:cs="Arial" w:eastAsia="Arial" w:hAnsi="Arial"/>
                <w:color w:val="333333"/>
                <w:sz w:val="18"/>
                <w:szCs w:val="18"/>
                <w:rtl w:val="0"/>
              </w:rPr>
              <w:t xml:space="preserve">1. Layered Architecture </w:t>
            </w:r>
          </w:p>
          <w:p w:rsidR="00000000" w:rsidDel="00000000" w:rsidP="00000000" w:rsidRDefault="00000000" w:rsidRPr="00000000" w14:paraId="0000006A">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The layered architecture is the most common in adoption, well-known among developers, and hence the de facto standard for applications. If you do not know what architecture to use, use it.</w:t>
            </w:r>
          </w:p>
          <w:p w:rsidR="00000000" w:rsidDel="00000000" w:rsidP="00000000" w:rsidRDefault="00000000" w:rsidRPr="00000000" w14:paraId="0000006B">
            <w:pPr>
              <w:widowControl w:val="0"/>
              <w:shd w:fill="ffffff" w:val="clear"/>
              <w:spacing w:after="240" w:line="240" w:lineRule="auto"/>
              <w:rPr>
                <w:ins w:author="Anonymous" w:id="6" w:date="2019-06-12T17:20:40Z"/>
                <w:color w:val="333333"/>
                <w:sz w:val="18"/>
                <w:szCs w:val="18"/>
              </w:rPr>
            </w:pPr>
            <w:r w:rsidDel="00000000" w:rsidR="00000000" w:rsidRPr="00000000">
              <w:rPr>
                <w:color w:val="333333"/>
                <w:sz w:val="18"/>
                <w:szCs w:val="18"/>
              </w:rPr>
              <w:drawing>
                <wp:inline distB="114300" distT="114300" distL="114300" distR="114300">
                  <wp:extent cx="4025976" cy="2370773"/>
                  <wp:effectExtent b="0" l="0" r="0" t="0"/>
                  <wp:docPr id="4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025976" cy="2370773"/>
                          </a:xfrm>
                          <a:prstGeom prst="rect"/>
                          <a:ln/>
                        </pic:spPr>
                      </pic:pic>
                    </a:graphicData>
                  </a:graphic>
                </wp:inline>
              </w:drawing>
            </w:r>
            <w:ins w:author="Anonymous" w:id="6" w:date="2019-06-12T17:20:40Z">
              <w:r w:rsidDel="00000000" w:rsidR="00000000" w:rsidRPr="00000000">
                <w:rPr>
                  <w:rtl w:val="0"/>
                </w:rPr>
              </w:r>
            </w:ins>
          </w:p>
          <w:p w:rsidR="00000000" w:rsidDel="00000000" w:rsidP="00000000" w:rsidRDefault="00000000" w:rsidRPr="00000000" w14:paraId="0000006C">
            <w:pPr>
              <w:widowControl w:val="0"/>
              <w:shd w:fill="ffffff" w:val="clear"/>
              <w:spacing w:after="240" w:line="240" w:lineRule="auto"/>
              <w:rPr>
                <w:color w:val="333333"/>
                <w:sz w:val="18"/>
                <w:szCs w:val="18"/>
              </w:rPr>
            </w:pPr>
            <w:r w:rsidDel="00000000" w:rsidR="00000000" w:rsidRPr="00000000">
              <w:rPr>
                <w:rtl w:val="0"/>
              </w:rPr>
            </w:r>
          </w:p>
          <w:p w:rsidR="00000000" w:rsidDel="00000000" w:rsidP="00000000" w:rsidRDefault="00000000" w:rsidRPr="00000000" w14:paraId="0000006D">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Examples</w:t>
            </w:r>
          </w:p>
          <w:p w:rsidR="00000000" w:rsidDel="00000000" w:rsidP="00000000" w:rsidRDefault="00000000" w:rsidRPr="00000000" w14:paraId="0000006E">
            <w:pPr>
              <w:widowControl w:val="0"/>
              <w:numPr>
                <w:ilvl w:val="0"/>
                <w:numId w:val="54"/>
              </w:numPr>
              <w:spacing w:after="0" w:afterAutospacing="0" w:line="240" w:lineRule="auto"/>
              <w:ind w:left="720" w:hanging="360"/>
              <w:rPr>
                <w:sz w:val="18"/>
                <w:szCs w:val="18"/>
              </w:rPr>
            </w:pPr>
            <w:r w:rsidDel="00000000" w:rsidR="00000000" w:rsidRPr="00000000">
              <w:rPr>
                <w:color w:val="333333"/>
                <w:sz w:val="18"/>
                <w:szCs w:val="18"/>
                <w:rtl w:val="0"/>
              </w:rPr>
              <w:t xml:space="preserve">TCP / IP Model: Application layer &gt; transport layer &gt; internet layer &gt; network access layer</w:t>
            </w:r>
          </w:p>
          <w:p w:rsidR="00000000" w:rsidDel="00000000" w:rsidP="00000000" w:rsidRDefault="00000000" w:rsidRPr="00000000" w14:paraId="0000006F">
            <w:pPr>
              <w:widowControl w:val="0"/>
              <w:numPr>
                <w:ilvl w:val="0"/>
                <w:numId w:val="54"/>
              </w:numPr>
              <w:spacing w:after="240" w:before="0" w:beforeAutospacing="0" w:line="240" w:lineRule="auto"/>
              <w:ind w:left="720" w:hanging="360"/>
              <w:rPr>
                <w:sz w:val="18"/>
                <w:szCs w:val="18"/>
              </w:rPr>
            </w:pPr>
            <w:hyperlink r:id="rId9">
              <w:r w:rsidDel="00000000" w:rsidR="00000000" w:rsidRPr="00000000">
                <w:rPr>
                  <w:color w:val="de4c4f"/>
                  <w:sz w:val="18"/>
                  <w:szCs w:val="18"/>
                  <w:u w:val="single"/>
                  <w:rtl w:val="0"/>
                </w:rPr>
                <w:t xml:space="preserve">Facebook TAO</w:t>
              </w:r>
            </w:hyperlink>
            <w:r w:rsidDel="00000000" w:rsidR="00000000" w:rsidRPr="00000000">
              <w:rPr>
                <w:color w:val="333333"/>
                <w:sz w:val="18"/>
                <w:szCs w:val="18"/>
                <w:rtl w:val="0"/>
              </w:rPr>
              <w:t xml:space="preserve">: web layer &gt; cache layer (follower + leader) &gt; database layer</w:t>
            </w:r>
          </w:p>
          <w:p w:rsidR="00000000" w:rsidDel="00000000" w:rsidP="00000000" w:rsidRDefault="00000000" w:rsidRPr="00000000" w14:paraId="00000070">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Pros and Cons</w:t>
            </w:r>
          </w:p>
          <w:p w:rsidR="00000000" w:rsidDel="00000000" w:rsidP="00000000" w:rsidRDefault="00000000" w:rsidRPr="00000000" w14:paraId="00000071">
            <w:pPr>
              <w:widowControl w:val="0"/>
              <w:numPr>
                <w:ilvl w:val="0"/>
                <w:numId w:val="36"/>
              </w:numPr>
              <w:spacing w:after="0" w:afterAutospacing="0" w:line="240" w:lineRule="auto"/>
              <w:ind w:left="720" w:hanging="360"/>
              <w:rPr>
                <w:sz w:val="18"/>
                <w:szCs w:val="18"/>
              </w:rPr>
            </w:pPr>
            <w:r w:rsidDel="00000000" w:rsidR="00000000" w:rsidRPr="00000000">
              <w:rPr>
                <w:color w:val="333333"/>
                <w:sz w:val="18"/>
                <w:szCs w:val="18"/>
                <w:rtl w:val="0"/>
              </w:rPr>
              <w:t xml:space="preserve">Pros</w:t>
            </w:r>
          </w:p>
          <w:p w:rsidR="00000000" w:rsidDel="00000000" w:rsidP="00000000" w:rsidRDefault="00000000" w:rsidRPr="00000000" w14:paraId="00000072">
            <w:pPr>
              <w:widowControl w:val="0"/>
              <w:numPr>
                <w:ilvl w:val="1"/>
                <w:numId w:val="36"/>
              </w:numPr>
              <w:spacing w:after="0" w:afterAutospacing="0" w:line="240" w:lineRule="auto"/>
              <w:ind w:left="1440" w:hanging="360"/>
              <w:rPr>
                <w:sz w:val="18"/>
                <w:szCs w:val="18"/>
              </w:rPr>
            </w:pPr>
            <w:r w:rsidDel="00000000" w:rsidR="00000000" w:rsidRPr="00000000">
              <w:rPr>
                <w:color w:val="333333"/>
                <w:sz w:val="18"/>
                <w:szCs w:val="18"/>
                <w:rtl w:val="0"/>
              </w:rPr>
              <w:t xml:space="preserve">ease of use</w:t>
            </w:r>
          </w:p>
          <w:p w:rsidR="00000000" w:rsidDel="00000000" w:rsidP="00000000" w:rsidRDefault="00000000" w:rsidRPr="00000000" w14:paraId="00000073">
            <w:pPr>
              <w:widowControl w:val="0"/>
              <w:numPr>
                <w:ilvl w:val="1"/>
                <w:numId w:val="36"/>
              </w:numPr>
              <w:spacing w:after="0" w:afterAutospacing="0" w:before="0" w:beforeAutospacing="0" w:line="240" w:lineRule="auto"/>
              <w:ind w:left="1440" w:hanging="360"/>
              <w:rPr>
                <w:sz w:val="18"/>
                <w:szCs w:val="18"/>
              </w:rPr>
            </w:pPr>
            <w:r w:rsidDel="00000000" w:rsidR="00000000" w:rsidRPr="00000000">
              <w:rPr>
                <w:color w:val="333333"/>
                <w:sz w:val="18"/>
                <w:szCs w:val="18"/>
                <w:rtl w:val="0"/>
              </w:rPr>
              <w:t xml:space="preserve">separation of responsibility</w:t>
            </w:r>
          </w:p>
          <w:p w:rsidR="00000000" w:rsidDel="00000000" w:rsidP="00000000" w:rsidRDefault="00000000" w:rsidRPr="00000000" w14:paraId="00000074">
            <w:pPr>
              <w:widowControl w:val="0"/>
              <w:numPr>
                <w:ilvl w:val="1"/>
                <w:numId w:val="36"/>
              </w:numPr>
              <w:spacing w:after="0" w:afterAutospacing="0" w:before="0" w:beforeAutospacing="0" w:line="240" w:lineRule="auto"/>
              <w:ind w:left="1440" w:hanging="360"/>
              <w:rPr>
                <w:sz w:val="18"/>
                <w:szCs w:val="18"/>
              </w:rPr>
            </w:pPr>
            <w:r w:rsidDel="00000000" w:rsidR="00000000" w:rsidRPr="00000000">
              <w:rPr>
                <w:color w:val="333333"/>
                <w:sz w:val="18"/>
                <w:szCs w:val="18"/>
                <w:rtl w:val="0"/>
              </w:rPr>
              <w:t xml:space="preserve">testability</w:t>
            </w:r>
          </w:p>
          <w:p w:rsidR="00000000" w:rsidDel="00000000" w:rsidP="00000000" w:rsidRDefault="00000000" w:rsidRPr="00000000" w14:paraId="00000075">
            <w:pPr>
              <w:widowControl w:val="0"/>
              <w:numPr>
                <w:ilvl w:val="0"/>
                <w:numId w:val="36"/>
              </w:numPr>
              <w:spacing w:after="0" w:afterAutospacing="0" w:before="0" w:beforeAutospacing="0" w:line="240" w:lineRule="auto"/>
              <w:ind w:left="720" w:hanging="360"/>
              <w:rPr>
                <w:sz w:val="18"/>
                <w:szCs w:val="18"/>
              </w:rPr>
            </w:pPr>
            <w:r w:rsidDel="00000000" w:rsidR="00000000" w:rsidRPr="00000000">
              <w:rPr>
                <w:color w:val="333333"/>
                <w:sz w:val="18"/>
                <w:szCs w:val="18"/>
                <w:rtl w:val="0"/>
              </w:rPr>
              <w:t xml:space="preserve">Cons</w:t>
            </w:r>
          </w:p>
          <w:p w:rsidR="00000000" w:rsidDel="00000000" w:rsidP="00000000" w:rsidRDefault="00000000" w:rsidRPr="00000000" w14:paraId="00000076">
            <w:pPr>
              <w:widowControl w:val="0"/>
              <w:numPr>
                <w:ilvl w:val="1"/>
                <w:numId w:val="36"/>
              </w:numPr>
              <w:spacing w:after="0" w:afterAutospacing="0" w:before="0" w:beforeAutospacing="0" w:line="240" w:lineRule="auto"/>
              <w:ind w:left="1440" w:hanging="360"/>
              <w:rPr>
                <w:sz w:val="18"/>
                <w:szCs w:val="18"/>
              </w:rPr>
            </w:pPr>
            <w:r w:rsidDel="00000000" w:rsidR="00000000" w:rsidRPr="00000000">
              <w:rPr>
                <w:color w:val="333333"/>
                <w:sz w:val="18"/>
                <w:szCs w:val="18"/>
                <w:rtl w:val="0"/>
              </w:rPr>
              <w:t xml:space="preserve">monolithic</w:t>
            </w:r>
          </w:p>
          <w:p w:rsidR="00000000" w:rsidDel="00000000" w:rsidP="00000000" w:rsidRDefault="00000000" w:rsidRPr="00000000" w14:paraId="00000077">
            <w:pPr>
              <w:widowControl w:val="0"/>
              <w:numPr>
                <w:ilvl w:val="2"/>
                <w:numId w:val="36"/>
              </w:numPr>
              <w:spacing w:after="240" w:before="0" w:beforeAutospacing="0" w:line="240" w:lineRule="auto"/>
              <w:ind w:left="2160" w:hanging="360"/>
              <w:rPr>
                <w:sz w:val="18"/>
                <w:szCs w:val="18"/>
              </w:rPr>
            </w:pPr>
            <w:r w:rsidDel="00000000" w:rsidR="00000000" w:rsidRPr="00000000">
              <w:rPr>
                <w:color w:val="333333"/>
                <w:sz w:val="18"/>
                <w:szCs w:val="18"/>
                <w:rtl w:val="0"/>
              </w:rPr>
              <w:t xml:space="preserve">hard to adjust, extend or update. You have to make changes to all the layers.</w:t>
            </w:r>
          </w:p>
          <w:p w:rsidR="00000000" w:rsidDel="00000000" w:rsidP="00000000" w:rsidRDefault="00000000" w:rsidRPr="00000000" w14:paraId="00000078">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kdtkstn9llhn" w:id="8"/>
            <w:bookmarkEnd w:id="8"/>
            <w:r w:rsidDel="00000000" w:rsidR="00000000" w:rsidRPr="00000000">
              <w:rPr>
                <w:rFonts w:ascii="Arial" w:cs="Arial" w:eastAsia="Arial" w:hAnsi="Arial"/>
                <w:color w:val="333333"/>
                <w:sz w:val="18"/>
                <w:szCs w:val="18"/>
                <w:rtl w:val="0"/>
              </w:rPr>
              <w:t xml:space="preserve">2. Event-Driven Architecture </w:t>
            </w:r>
          </w:p>
          <w:p w:rsidR="00000000" w:rsidDel="00000000" w:rsidP="00000000" w:rsidRDefault="00000000" w:rsidRPr="00000000" w14:paraId="00000079">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A state change will emit an event to the system. All the components communicate with each other through events.</w:t>
            </w:r>
          </w:p>
          <w:p w:rsidR="00000000" w:rsidDel="00000000" w:rsidP="00000000" w:rsidRDefault="00000000" w:rsidRPr="00000000" w14:paraId="0000007A">
            <w:pPr>
              <w:widowControl w:val="0"/>
              <w:shd w:fill="ffffff" w:val="clear"/>
              <w:spacing w:after="240" w:line="240" w:lineRule="auto"/>
              <w:rPr>
                <w:color w:val="333333"/>
                <w:sz w:val="18"/>
                <w:szCs w:val="18"/>
              </w:rPr>
            </w:pPr>
            <w:r w:rsidDel="00000000" w:rsidR="00000000" w:rsidRPr="00000000">
              <w:rPr>
                <w:color w:val="333333"/>
                <w:sz w:val="18"/>
                <w:szCs w:val="18"/>
              </w:rPr>
              <w:drawing>
                <wp:inline distB="114300" distT="114300" distL="114300" distR="114300">
                  <wp:extent cx="3467258" cy="2732723"/>
                  <wp:effectExtent b="0" l="0" r="0" t="0"/>
                  <wp:docPr id="55"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467258" cy="273272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A simple project can combine the mediator, event queue, and channel. Then we get a simplified architecture:</w:t>
            </w:r>
          </w:p>
          <w:p w:rsidR="00000000" w:rsidDel="00000000" w:rsidP="00000000" w:rsidRDefault="00000000" w:rsidRPr="00000000" w14:paraId="0000007C">
            <w:pPr>
              <w:widowControl w:val="0"/>
              <w:shd w:fill="ffffff" w:val="clear"/>
              <w:spacing w:after="240" w:line="240" w:lineRule="auto"/>
              <w:rPr>
                <w:color w:val="333333"/>
                <w:sz w:val="18"/>
                <w:szCs w:val="18"/>
              </w:rPr>
            </w:pPr>
            <w:r w:rsidDel="00000000" w:rsidR="00000000" w:rsidRPr="00000000">
              <w:rPr>
                <w:color w:val="333333"/>
                <w:sz w:val="18"/>
                <w:szCs w:val="18"/>
              </w:rPr>
              <w:drawing>
                <wp:inline distB="114300" distT="114300" distL="114300" distR="114300">
                  <wp:extent cx="3417981" cy="2475547"/>
                  <wp:effectExtent b="0" l="0" r="0" t="0"/>
                  <wp:docPr id="54"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3417981" cy="247554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Examples</w:t>
            </w:r>
          </w:p>
          <w:p w:rsidR="00000000" w:rsidDel="00000000" w:rsidP="00000000" w:rsidRDefault="00000000" w:rsidRPr="00000000" w14:paraId="0000007E">
            <w:pPr>
              <w:widowControl w:val="0"/>
              <w:numPr>
                <w:ilvl w:val="0"/>
                <w:numId w:val="20"/>
              </w:numPr>
              <w:spacing w:after="0" w:afterAutospacing="0" w:line="240" w:lineRule="auto"/>
              <w:ind w:left="720" w:hanging="360"/>
              <w:rPr>
                <w:sz w:val="18"/>
                <w:szCs w:val="18"/>
              </w:rPr>
            </w:pPr>
            <w:r w:rsidDel="00000000" w:rsidR="00000000" w:rsidRPr="00000000">
              <w:rPr>
                <w:color w:val="333333"/>
                <w:sz w:val="18"/>
                <w:szCs w:val="18"/>
                <w:rtl w:val="0"/>
              </w:rPr>
              <w:t xml:space="preserve">QT: Signals and Slots</w:t>
            </w:r>
          </w:p>
          <w:p w:rsidR="00000000" w:rsidDel="00000000" w:rsidP="00000000" w:rsidRDefault="00000000" w:rsidRPr="00000000" w14:paraId="0000007F">
            <w:pPr>
              <w:widowControl w:val="0"/>
              <w:numPr>
                <w:ilvl w:val="0"/>
                <w:numId w:val="20"/>
              </w:numPr>
              <w:spacing w:after="240" w:before="0" w:beforeAutospacing="0" w:line="240" w:lineRule="auto"/>
              <w:ind w:left="720" w:hanging="360"/>
              <w:rPr>
                <w:sz w:val="18"/>
                <w:szCs w:val="18"/>
              </w:rPr>
            </w:pPr>
            <w:r w:rsidDel="00000000" w:rsidR="00000000" w:rsidRPr="00000000">
              <w:rPr>
                <w:color w:val="333333"/>
                <w:sz w:val="18"/>
                <w:szCs w:val="18"/>
                <w:rtl w:val="0"/>
              </w:rPr>
              <w:t xml:space="preserve">Payment Infrastructure: Bank gateways usually have very high latencies, so they adopt async technologies in their architecture design.</w:t>
            </w:r>
          </w:p>
          <w:p w:rsidR="00000000" w:rsidDel="00000000" w:rsidP="00000000" w:rsidRDefault="00000000" w:rsidRPr="00000000" w14:paraId="00000080">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gore8ka8ctrb" w:id="9"/>
            <w:bookmarkEnd w:id="9"/>
            <w:r w:rsidDel="00000000" w:rsidR="00000000" w:rsidRPr="00000000">
              <w:rPr>
                <w:rFonts w:ascii="Arial" w:cs="Arial" w:eastAsia="Arial" w:hAnsi="Arial"/>
                <w:color w:val="333333"/>
                <w:sz w:val="18"/>
                <w:szCs w:val="18"/>
                <w:rtl w:val="0"/>
              </w:rPr>
              <w:t xml:space="preserve">3. Micro-kernel Architecture (aka Plug-in Architecture) </w:t>
            </w:r>
          </w:p>
          <w:p w:rsidR="00000000" w:rsidDel="00000000" w:rsidP="00000000" w:rsidRDefault="00000000" w:rsidRPr="00000000" w14:paraId="00000081">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The software’s responsibilities are divided into one “core” and multiple “plugins”. The core contains the bare minimum functionality. Plugins are independent of each other and implement shared interfaces to achieve different goals.</w:t>
            </w:r>
          </w:p>
          <w:p w:rsidR="00000000" w:rsidDel="00000000" w:rsidP="00000000" w:rsidRDefault="00000000" w:rsidRPr="00000000" w14:paraId="00000082">
            <w:pPr>
              <w:widowControl w:val="0"/>
              <w:shd w:fill="ffffff" w:val="clear"/>
              <w:spacing w:after="240" w:line="240" w:lineRule="auto"/>
              <w:rPr>
                <w:color w:val="333333"/>
                <w:sz w:val="18"/>
                <w:szCs w:val="18"/>
              </w:rPr>
            </w:pPr>
            <w:r w:rsidDel="00000000" w:rsidR="00000000" w:rsidRPr="00000000">
              <w:rPr>
                <w:color w:val="333333"/>
                <w:sz w:val="18"/>
                <w:szCs w:val="18"/>
              </w:rPr>
              <w:drawing>
                <wp:inline distB="114300" distT="114300" distL="114300" distR="114300">
                  <wp:extent cx="3187681" cy="2065972"/>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187681" cy="206597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Examples</w:t>
            </w:r>
          </w:p>
          <w:p w:rsidR="00000000" w:rsidDel="00000000" w:rsidP="00000000" w:rsidRDefault="00000000" w:rsidRPr="00000000" w14:paraId="00000084">
            <w:pPr>
              <w:widowControl w:val="0"/>
              <w:numPr>
                <w:ilvl w:val="0"/>
                <w:numId w:val="12"/>
              </w:numPr>
              <w:spacing w:after="0" w:afterAutospacing="0" w:line="240" w:lineRule="auto"/>
              <w:ind w:left="720" w:hanging="360"/>
              <w:rPr>
                <w:sz w:val="18"/>
                <w:szCs w:val="18"/>
              </w:rPr>
            </w:pPr>
            <w:r w:rsidDel="00000000" w:rsidR="00000000" w:rsidRPr="00000000">
              <w:rPr>
                <w:color w:val="333333"/>
                <w:sz w:val="18"/>
                <w:szCs w:val="18"/>
                <w:rtl w:val="0"/>
              </w:rPr>
              <w:t xml:space="preserve">Visual Studio Code, Eclipse</w:t>
            </w:r>
          </w:p>
          <w:p w:rsidR="00000000" w:rsidDel="00000000" w:rsidP="00000000" w:rsidRDefault="00000000" w:rsidRPr="00000000" w14:paraId="00000085">
            <w:pPr>
              <w:widowControl w:val="0"/>
              <w:numPr>
                <w:ilvl w:val="0"/>
                <w:numId w:val="12"/>
              </w:numPr>
              <w:spacing w:after="240" w:before="0" w:beforeAutospacing="0" w:line="240" w:lineRule="auto"/>
              <w:ind w:left="720" w:hanging="360"/>
              <w:rPr>
                <w:sz w:val="18"/>
                <w:szCs w:val="18"/>
              </w:rPr>
            </w:pPr>
            <w:r w:rsidDel="00000000" w:rsidR="00000000" w:rsidRPr="00000000">
              <w:rPr>
                <w:color w:val="333333"/>
                <w:sz w:val="18"/>
                <w:szCs w:val="18"/>
                <w:rtl w:val="0"/>
              </w:rPr>
              <w:t xml:space="preserve">MINIX operating system</w:t>
            </w:r>
          </w:p>
          <w:p w:rsidR="00000000" w:rsidDel="00000000" w:rsidP="00000000" w:rsidRDefault="00000000" w:rsidRPr="00000000" w14:paraId="00000086">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1cwxxsf3h73w" w:id="10"/>
            <w:bookmarkEnd w:id="10"/>
            <w:r w:rsidDel="00000000" w:rsidR="00000000" w:rsidRPr="00000000">
              <w:rPr>
                <w:rFonts w:ascii="Arial" w:cs="Arial" w:eastAsia="Arial" w:hAnsi="Arial"/>
                <w:color w:val="333333"/>
                <w:sz w:val="18"/>
                <w:szCs w:val="18"/>
                <w:rtl w:val="0"/>
              </w:rPr>
              <w:t xml:space="preserve">4. Microservices Architecture </w:t>
            </w:r>
          </w:p>
          <w:p w:rsidR="00000000" w:rsidDel="00000000" w:rsidP="00000000" w:rsidRDefault="00000000" w:rsidRPr="00000000" w14:paraId="00000087">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A massive system is decoupled to multiple micro-services, each of which is a separately deployed unit, and they communicate with each other via </w:t>
            </w:r>
            <w:hyperlink r:id="rId13">
              <w:r w:rsidDel="00000000" w:rsidR="00000000" w:rsidRPr="00000000">
                <w:rPr>
                  <w:color w:val="de4c4f"/>
                  <w:sz w:val="18"/>
                  <w:szCs w:val="18"/>
                  <w:u w:val="single"/>
                  <w:rtl w:val="0"/>
                </w:rPr>
                <w:t xml:space="preserve">RPCs</w:t>
              </w:r>
            </w:hyperlink>
            <w:r w:rsidDel="00000000" w:rsidR="00000000" w:rsidRPr="00000000">
              <w:rPr>
                <w:color w:val="333333"/>
                <w:sz w:val="18"/>
                <w:szCs w:val="18"/>
                <w:rtl w:val="0"/>
              </w:rPr>
              <w:t xml:space="preserve">.</w:t>
            </w:r>
          </w:p>
          <w:p w:rsidR="00000000" w:rsidDel="00000000" w:rsidP="00000000" w:rsidRDefault="00000000" w:rsidRPr="00000000" w14:paraId="00000088">
            <w:pPr>
              <w:widowControl w:val="0"/>
              <w:shd w:fill="ffffff" w:val="clear"/>
              <w:spacing w:after="240" w:line="240" w:lineRule="auto"/>
              <w:rPr>
                <w:color w:val="333333"/>
                <w:sz w:val="18"/>
                <w:szCs w:val="18"/>
              </w:rPr>
            </w:pPr>
            <w:r w:rsidDel="00000000" w:rsidR="00000000" w:rsidRPr="00000000">
              <w:rPr>
                <w:color w:val="333333"/>
                <w:sz w:val="18"/>
                <w:szCs w:val="18"/>
              </w:rPr>
              <w:drawing>
                <wp:inline distB="114300" distT="114300" distL="114300" distR="114300">
                  <wp:extent cx="5305425" cy="3556000"/>
                  <wp:effectExtent b="0" l="0" r="0" t="0"/>
                  <wp:docPr descr="uber architecture" id="25" name="image17.jpg"/>
                  <a:graphic>
                    <a:graphicData uri="http://schemas.openxmlformats.org/drawingml/2006/picture">
                      <pic:pic>
                        <pic:nvPicPr>
                          <pic:cNvPr descr="uber architecture" id="0" name="image17.jpg"/>
                          <pic:cNvPicPr preferRelativeResize="0"/>
                        </pic:nvPicPr>
                        <pic:blipFill>
                          <a:blip r:embed="rId14"/>
                          <a:srcRect b="0" l="0" r="0" t="0"/>
                          <a:stretch>
                            <a:fillRect/>
                          </a:stretch>
                        </pic:blipFill>
                        <pic:spPr>
                          <a:xfrm>
                            <a:off x="0" y="0"/>
                            <a:ext cx="53054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Examples</w:t>
            </w:r>
          </w:p>
          <w:p w:rsidR="00000000" w:rsidDel="00000000" w:rsidP="00000000" w:rsidRDefault="00000000" w:rsidRPr="00000000" w14:paraId="0000008A">
            <w:pPr>
              <w:widowControl w:val="0"/>
              <w:numPr>
                <w:ilvl w:val="0"/>
                <w:numId w:val="40"/>
              </w:numPr>
              <w:spacing w:after="0" w:afterAutospacing="0" w:line="240" w:lineRule="auto"/>
              <w:ind w:left="720" w:hanging="360"/>
              <w:rPr>
                <w:sz w:val="18"/>
                <w:szCs w:val="18"/>
              </w:rPr>
            </w:pPr>
            <w:r w:rsidDel="00000000" w:rsidR="00000000" w:rsidRPr="00000000">
              <w:rPr>
                <w:color w:val="333333"/>
                <w:sz w:val="18"/>
                <w:szCs w:val="18"/>
                <w:rtl w:val="0"/>
              </w:rPr>
              <w:t xml:space="preserve">Uber: See </w:t>
            </w:r>
            <w:r w:rsidDel="00000000" w:rsidR="00000000" w:rsidRPr="00000000">
              <w:fldChar w:fldCharType="begin"/>
              <w:instrText xml:space="preserve"> HYPERLINK "https://puncsky.com/notes/120-designing-uber" </w:instrText>
              <w:fldChar w:fldCharType="separate"/>
            </w:r>
            <w:r w:rsidDel="00000000" w:rsidR="00000000" w:rsidRPr="00000000">
              <w:rPr>
                <w:color w:val="de4c4f"/>
                <w:sz w:val="18"/>
                <w:szCs w:val="18"/>
                <w:u w:val="single"/>
                <w:rtl w:val="0"/>
              </w:rPr>
              <w:t xml:space="preserve">designing Uber</w:t>
            </w:r>
          </w:p>
          <w:p w:rsidR="00000000" w:rsidDel="00000000" w:rsidP="00000000" w:rsidRDefault="00000000" w:rsidRPr="00000000" w14:paraId="0000008B">
            <w:pPr>
              <w:widowControl w:val="0"/>
              <w:numPr>
                <w:ilvl w:val="0"/>
                <w:numId w:val="40"/>
              </w:numPr>
              <w:spacing w:after="240" w:before="0" w:beforeAutospacing="0" w:line="240" w:lineRule="auto"/>
              <w:ind w:left="720" w:hanging="360"/>
              <w:rPr>
                <w:sz w:val="18"/>
                <w:szCs w:val="18"/>
              </w:rPr>
            </w:pPr>
            <w:r w:rsidDel="00000000" w:rsidR="00000000" w:rsidRPr="00000000">
              <w:fldChar w:fldCharType="end"/>
            </w:r>
            <w:r w:rsidDel="00000000" w:rsidR="00000000" w:rsidRPr="00000000">
              <w:rPr>
                <w:color w:val="333333"/>
                <w:sz w:val="18"/>
                <w:szCs w:val="18"/>
                <w:rtl w:val="0"/>
              </w:rPr>
              <w:t xml:space="preserve">Smartly</w:t>
            </w:r>
          </w:p>
          <w:p w:rsidR="00000000" w:rsidDel="00000000" w:rsidP="00000000" w:rsidRDefault="00000000" w:rsidRPr="00000000" w14:paraId="0000008C">
            <w:pPr>
              <w:pStyle w:val="Heading2"/>
              <w:keepNext w:val="0"/>
              <w:keepLines w:val="0"/>
              <w:widowControl w:val="0"/>
              <w:pBdr>
                <w:bottom w:color="eaecef" w:space="5" w:sz="6" w:val="single"/>
              </w:pBdr>
              <w:shd w:fill="ffffff" w:val="clear"/>
              <w:spacing w:after="240" w:before="360" w:line="240" w:lineRule="auto"/>
              <w:rPr>
                <w:rFonts w:ascii="Arial" w:cs="Arial" w:eastAsia="Arial" w:hAnsi="Arial"/>
                <w:color w:val="333333"/>
                <w:sz w:val="18"/>
                <w:szCs w:val="18"/>
              </w:rPr>
            </w:pPr>
            <w:bookmarkStart w:colFirst="0" w:colLast="0" w:name="_o59togs2q6t9" w:id="11"/>
            <w:bookmarkEnd w:id="11"/>
            <w:r w:rsidDel="00000000" w:rsidR="00000000" w:rsidRPr="00000000">
              <w:rPr>
                <w:rFonts w:ascii="Arial" w:cs="Arial" w:eastAsia="Arial" w:hAnsi="Arial"/>
                <w:color w:val="333333"/>
                <w:sz w:val="18"/>
                <w:szCs w:val="18"/>
                <w:rtl w:val="0"/>
              </w:rPr>
              <w:t xml:space="preserve">5. Space-based Architecture </w:t>
            </w:r>
          </w:p>
          <w:p w:rsidR="00000000" w:rsidDel="00000000" w:rsidP="00000000" w:rsidRDefault="00000000" w:rsidRPr="00000000" w14:paraId="0000008D">
            <w:pPr>
              <w:widowControl w:val="0"/>
              <w:shd w:fill="ffffff" w:val="clear"/>
              <w:spacing w:after="240" w:line="240" w:lineRule="auto"/>
              <w:rPr>
                <w:color w:val="333333"/>
                <w:sz w:val="18"/>
                <w:szCs w:val="18"/>
              </w:rPr>
            </w:pPr>
            <w:r w:rsidDel="00000000" w:rsidR="00000000" w:rsidRPr="00000000">
              <w:rPr>
                <w:color w:val="333333"/>
                <w:sz w:val="18"/>
                <w:szCs w:val="18"/>
                <w:rtl w:val="0"/>
              </w:rPr>
              <w:t xml:space="preserve">This pattern gets its name from “tuple space”, which means “distributed shared memory". There is no database or synchronous database access, and thus no database bottleneck. All the processing units share the replicated application data in memory. These processing units can be started up and shut down elastically.</w:t>
            </w:r>
          </w:p>
          <w:p w:rsidR="00000000" w:rsidDel="00000000" w:rsidP="00000000" w:rsidRDefault="00000000" w:rsidRPr="00000000" w14:paraId="0000008E">
            <w:pPr>
              <w:widowControl w:val="0"/>
              <w:shd w:fill="ffffff" w:val="clear"/>
              <w:spacing w:after="240" w:line="240" w:lineRule="auto"/>
              <w:rPr>
                <w:color w:val="333333"/>
                <w:sz w:val="18"/>
                <w:szCs w:val="18"/>
              </w:rPr>
            </w:pPr>
            <w:r w:rsidDel="00000000" w:rsidR="00000000" w:rsidRPr="00000000">
              <w:rPr>
                <w:color w:val="333333"/>
                <w:sz w:val="18"/>
                <w:szCs w:val="18"/>
              </w:rPr>
              <w:drawing>
                <wp:inline distB="114300" distT="114300" distL="114300" distR="114300">
                  <wp:extent cx="5305425" cy="2171700"/>
                  <wp:effectExtent b="0" l="0" r="0" t="0"/>
                  <wp:docPr id="33"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3054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hd w:fill="ffffff" w:val="clear"/>
              <w:spacing w:after="240" w:line="240" w:lineRule="auto"/>
              <w:rPr>
                <w:color w:val="de4c4f"/>
                <w:sz w:val="18"/>
                <w:szCs w:val="18"/>
                <w:u w:val="single"/>
              </w:rPr>
            </w:pPr>
            <w:r w:rsidDel="00000000" w:rsidR="00000000" w:rsidRPr="00000000">
              <w:rPr>
                <w:color w:val="333333"/>
                <w:sz w:val="18"/>
                <w:szCs w:val="18"/>
                <w:rtl w:val="0"/>
              </w:rPr>
              <w:t xml:space="preserve">Examples: See </w:t>
            </w:r>
            <w:r w:rsidDel="00000000" w:rsidR="00000000" w:rsidRPr="00000000">
              <w:fldChar w:fldCharType="begin"/>
              <w:instrText xml:space="preserve"> HYPERLINK "https://en.wikipedia.org/wiki/Tuple_space#Example_usage" </w:instrText>
              <w:fldChar w:fldCharType="separate"/>
            </w:r>
            <w:r w:rsidDel="00000000" w:rsidR="00000000" w:rsidRPr="00000000">
              <w:rPr>
                <w:color w:val="de4c4f"/>
                <w:sz w:val="18"/>
                <w:szCs w:val="18"/>
                <w:u w:val="single"/>
                <w:rtl w:val="0"/>
              </w:rPr>
              <w:t xml:space="preserve">Wikipedia</w:t>
            </w:r>
          </w:p>
          <w:p w:rsidR="00000000" w:rsidDel="00000000" w:rsidP="00000000" w:rsidRDefault="00000000" w:rsidRPr="00000000" w14:paraId="00000090">
            <w:pPr>
              <w:widowControl w:val="0"/>
              <w:numPr>
                <w:ilvl w:val="0"/>
                <w:numId w:val="10"/>
              </w:numPr>
              <w:spacing w:line="240" w:lineRule="auto"/>
              <w:ind w:left="720" w:hanging="360"/>
              <w:rPr>
                <w:sz w:val="18"/>
                <w:szCs w:val="18"/>
              </w:rPr>
            </w:pPr>
            <w:r w:rsidDel="00000000" w:rsidR="00000000" w:rsidRPr="00000000">
              <w:fldChar w:fldCharType="end"/>
            </w:r>
            <w:r w:rsidDel="00000000" w:rsidR="00000000" w:rsidRPr="00000000">
              <w:rPr>
                <w:color w:val="333333"/>
                <w:sz w:val="18"/>
                <w:szCs w:val="18"/>
                <w:rtl w:val="0"/>
              </w:rPr>
              <w:t xml:space="preserve">Mostly adopted among Java users: e.g., JavaSpaces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4">
      <w:pPr>
        <w:pStyle w:val="Heading2"/>
        <w:pBdr>
          <w:top w:space="0" w:sz="0" w:val="nil"/>
          <w:left w:space="0" w:sz="0" w:val="nil"/>
          <w:bottom w:space="0" w:sz="0" w:val="nil"/>
          <w:right w:space="0" w:sz="0" w:val="nil"/>
          <w:between w:space="0" w:sz="0" w:val="nil"/>
        </w:pBdr>
        <w:shd w:fill="auto" w:val="clear"/>
        <w:rPr>
          <w:rFonts w:ascii="Consolas" w:cs="Consolas" w:eastAsia="Consolas" w:hAnsi="Consolas"/>
        </w:rPr>
      </w:pPr>
      <w:bookmarkStart w:colFirst="0" w:colLast="0" w:name="_e4fu7spqr90o" w:id="12"/>
      <w:bookmarkEnd w:id="12"/>
      <w:r w:rsidDel="00000000" w:rsidR="00000000" w:rsidRPr="00000000">
        <w:rPr>
          <w:rFonts w:ascii="Consolas" w:cs="Consolas" w:eastAsia="Consolas" w:hAnsi="Consolas"/>
          <w:rtl w:val="0"/>
        </w:rPr>
        <w:t xml:space="preserve">Data Partition and Routing</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scale out 产生 data shard / partition，需要 routing，partition 需要 replica 保证 availability</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availability</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read(parallelization, single read efficiency)</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consistency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tbl>
      <w:tblPr>
        <w:tblStyle w:val="Table3"/>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Routing abstract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two maps: key-partition map, partition-machine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Hash partition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Round robin, virtual buckets, consistent hashing</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O(1) ~ O(log 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hash and mod</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simple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flexibility (tight coupling two maps: adding and removing nodes (partition-machine map) disrupt existing key-partition map)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ff0000"/>
                <w:sz w:val="18"/>
                <w:szCs w:val="18"/>
                <w:highlight w:val="yellow"/>
                <w:rtl w:val="0"/>
              </w:rPr>
              <w:t xml:space="preserve">Virtual buckets</w:t>
            </w:r>
            <w:r w:rsidDel="00000000" w:rsidR="00000000" w:rsidRPr="00000000">
              <w:rPr>
                <w:rFonts w:ascii="Consolas" w:cs="Consolas" w:eastAsia="Consolas" w:hAnsi="Consolas"/>
                <w:b w:val="1"/>
                <w:sz w:val="18"/>
                <w:szCs w:val="18"/>
                <w:rtl w:val="0"/>
              </w:rPr>
              <w:t xml:space="preserve">: key--(hash)--&gt;vBucket, vBucket--(table lookup)--&gt;servers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Membase a.k.a Couchbase, Riak</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flexibility, decoupling two maps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[TODO] ? centralized in-memory lookup table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Consistent hashing and DHT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[Chord] implementation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virtual nodes: for load balance in heterogeneous data center</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Dynamo, </w:t>
            </w:r>
            <w:ins w:author="Sourav Sarkar" w:id="7" w:date="2019-01-16T15:59:39Z">
              <w:r w:rsidDel="00000000" w:rsidR="00000000" w:rsidRPr="00000000">
                <w:rPr>
                  <w:rFonts w:ascii="Consolas" w:cs="Consolas" w:eastAsia="Consolas" w:hAnsi="Consolas"/>
                  <w:sz w:val="18"/>
                  <w:szCs w:val="18"/>
                  <w:rtl w:val="0"/>
                </w:rPr>
                <w:t xml:space="preserve">c</w:t>
              </w:r>
            </w:ins>
            <w:del w:author="Sourav Sarkar" w:id="7" w:date="2019-01-16T15:59:39Z">
              <w:r w:rsidDel="00000000" w:rsidR="00000000" w:rsidRPr="00000000">
                <w:rPr>
                  <w:rFonts w:ascii="Consolas" w:cs="Consolas" w:eastAsia="Consolas" w:hAnsi="Consolas"/>
                  <w:sz w:val="18"/>
                  <w:szCs w:val="18"/>
                  <w:rtl w:val="0"/>
                </w:rPr>
                <w:delText xml:space="preserve">Cassandra</w:delText>
              </w:r>
            </w:del>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flexibility, hashing space decouples two maps. two maps use the same hash, but adding and removing nodes </w:t>
            </w:r>
            <w:r w:rsidDel="00000000" w:rsidR="00000000" w:rsidRPr="00000000">
              <w:rPr>
                <w:rFonts w:ascii="Consolas" w:cs="Consolas" w:eastAsia="Consolas" w:hAnsi="Consolas"/>
                <w:sz w:val="18"/>
                <w:szCs w:val="18"/>
                <w:highlight w:val="yellow"/>
                <w:rtl w:val="0"/>
              </w:rPr>
              <w:t xml:space="preserve">only impact succeeding nodes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network complexity, hard to maintain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avi Kumar Penumetsa" w:id="8" w:date="2019-04-12T20:54:31Z"/>
                <w:rFonts w:ascii="Consolas" w:cs="Consolas" w:eastAsia="Consolas" w:hAnsi="Consolas"/>
                <w:sz w:val="18"/>
                <w:szCs w:val="18"/>
              </w:rPr>
            </w:pPr>
            <w:ins w:author="Ravi Kumar Penumetsa" w:id="8" w:date="2019-04-12T20:54:31Z">
              <w:r w:rsidDel="00000000" w:rsidR="00000000" w:rsidRPr="00000000">
                <w:rPr>
                  <w:rtl w:val="0"/>
                </w:rPr>
              </w:r>
            </w:ins>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Range partition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highlight w:val="yellow"/>
                <w:rtl w:val="0"/>
              </w:rPr>
              <w:t xml:space="preserve">sort</w:t>
            </w:r>
            <w:r w:rsidDel="00000000" w:rsidR="00000000" w:rsidRPr="00000000">
              <w:rPr>
                <w:rFonts w:ascii="Consolas" w:cs="Consolas" w:eastAsia="Consolas" w:hAnsi="Consolas"/>
                <w:sz w:val="18"/>
                <w:szCs w:val="18"/>
                <w:rtl w:val="0"/>
              </w:rPr>
              <w:t xml:space="preserve"> by primary key, shard by range of primary key</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range-server lookup table (e.g. HBase .META. table) + local tree-based index (e.g. LSM, B+)</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search for a range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log(n)</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Yahoo PNUTS, Azure, Bigtable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 O(log n), finger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 tree vs. B+ tree</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[不重要]</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hyperlink r:id="rId16">
              <w:r w:rsidDel="00000000" w:rsidR="00000000" w:rsidRPr="00000000">
                <w:rPr>
                  <w:rFonts w:ascii="Consolas" w:cs="Consolas" w:eastAsia="Consolas" w:hAnsi="Consolas"/>
                  <w:color w:val="1155cc"/>
                  <w:sz w:val="18"/>
                  <w:szCs w:val="18"/>
                  <w:u w:val="single"/>
                  <w:rtl w:val="0"/>
                </w:rPr>
                <w:t xml:space="preserve">http://stackoverflow.com/questions/870218/b-trees-b-trees-difference</w:t>
              </w:r>
            </w:hyperlink>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after="220" w:line="319.0909090909091" w:lineRule="auto"/>
              <w:rPr>
                <w:rFonts w:ascii="Consolas" w:cs="Consolas" w:eastAsia="Consolas" w:hAnsi="Consolas"/>
                <w:color w:val="222222"/>
                <w:sz w:val="18"/>
                <w:szCs w:val="18"/>
                <w:highlight w:val="white"/>
              </w:rPr>
            </w:pPr>
            <w:r w:rsidDel="00000000" w:rsidR="00000000" w:rsidRPr="00000000">
              <w:rPr>
                <w:rFonts w:ascii="Consolas" w:cs="Consolas" w:eastAsia="Consolas" w:hAnsi="Consolas"/>
                <w:color w:val="222222"/>
                <w:sz w:val="18"/>
                <w:szCs w:val="18"/>
                <w:highlight w:val="white"/>
                <w:rtl w:val="0"/>
              </w:rPr>
              <w:t xml:space="preserve">Advantages of B+ trees:</w:t>
            </w:r>
          </w:p>
          <w:p w:rsidR="00000000" w:rsidDel="00000000" w:rsidP="00000000" w:rsidRDefault="00000000" w:rsidRPr="00000000" w14:paraId="000000C4">
            <w:pPr>
              <w:widowControl w:val="0"/>
              <w:numPr>
                <w:ilvl w:val="0"/>
                <w:numId w:val="4"/>
              </w:numPr>
              <w:pBdr>
                <w:top w:space="0" w:sz="0" w:val="nil"/>
                <w:left w:space="0" w:sz="0" w:val="nil"/>
                <w:bottom w:space="0" w:sz="0" w:val="nil"/>
                <w:right w:space="0" w:sz="0" w:val="nil"/>
                <w:between w:space="0" w:sz="0" w:val="nil"/>
              </w:pBdr>
              <w:shd w:fill="auto" w:val="clear"/>
              <w:spacing w:after="0" w:afterAutospacing="0" w:line="319.0909090909091" w:lineRule="auto"/>
              <w:ind w:left="1180" w:hanging="360"/>
              <w:rPr>
                <w:rFonts w:ascii="Consolas" w:cs="Consolas" w:eastAsia="Consolas" w:hAnsi="Consolas"/>
                <w:sz w:val="18"/>
                <w:szCs w:val="18"/>
              </w:rPr>
            </w:pPr>
            <w:r w:rsidDel="00000000" w:rsidR="00000000" w:rsidRPr="00000000">
              <w:rPr>
                <w:rFonts w:ascii="Consolas" w:cs="Consolas" w:eastAsia="Consolas" w:hAnsi="Consolas"/>
                <w:color w:val="222222"/>
                <w:sz w:val="18"/>
                <w:szCs w:val="18"/>
                <w:highlight w:val="white"/>
                <w:rtl w:val="0"/>
              </w:rPr>
              <w:t xml:space="preserve">Because B+ trees don't have data associated with </w:t>
            </w:r>
            <w:r w:rsidDel="00000000" w:rsidR="00000000" w:rsidRPr="00000000">
              <w:rPr>
                <w:rFonts w:ascii="Consolas" w:cs="Consolas" w:eastAsia="Consolas" w:hAnsi="Consolas"/>
                <w:color w:val="ff0000"/>
                <w:sz w:val="18"/>
                <w:szCs w:val="18"/>
                <w:rtl w:val="0"/>
              </w:rPr>
              <w:t xml:space="preserve">interior nodes</w:t>
            </w:r>
            <w:r w:rsidDel="00000000" w:rsidR="00000000" w:rsidRPr="00000000">
              <w:rPr>
                <w:rFonts w:ascii="Consolas" w:cs="Consolas" w:eastAsia="Consolas" w:hAnsi="Consolas"/>
                <w:color w:val="222222"/>
                <w:sz w:val="18"/>
                <w:szCs w:val="18"/>
                <w:highlight w:val="white"/>
                <w:rtl w:val="0"/>
              </w:rPr>
              <w:t xml:space="preserve">, more keys can fit on a page of memory. Therefore, it will require fewer cache misses in order to access data that is on a leaf node.</w:t>
            </w:r>
          </w:p>
          <w:p w:rsidR="00000000" w:rsidDel="00000000" w:rsidP="00000000" w:rsidRDefault="00000000" w:rsidRPr="00000000" w14:paraId="000000C5">
            <w:pPr>
              <w:widowControl w:val="0"/>
              <w:numPr>
                <w:ilvl w:val="0"/>
                <w:numId w:val="4"/>
              </w:numPr>
              <w:pBdr>
                <w:top w:space="0" w:sz="0" w:val="nil"/>
                <w:left w:space="0" w:sz="0" w:val="nil"/>
                <w:bottom w:space="0" w:sz="0" w:val="nil"/>
                <w:right w:space="0" w:sz="0" w:val="nil"/>
                <w:between w:space="0" w:sz="0" w:val="nil"/>
              </w:pBdr>
              <w:shd w:fill="auto" w:val="clear"/>
              <w:spacing w:after="340" w:line="319.0909090909091" w:lineRule="auto"/>
              <w:ind w:left="1180" w:hanging="360"/>
              <w:rPr>
                <w:rFonts w:ascii="Consolas" w:cs="Consolas" w:eastAsia="Consolas" w:hAnsi="Consolas"/>
                <w:sz w:val="18"/>
                <w:szCs w:val="18"/>
              </w:rPr>
            </w:pPr>
            <w:r w:rsidDel="00000000" w:rsidR="00000000" w:rsidRPr="00000000">
              <w:rPr>
                <w:rFonts w:ascii="Consolas" w:cs="Consolas" w:eastAsia="Consolas" w:hAnsi="Consolas"/>
                <w:color w:val="222222"/>
                <w:sz w:val="18"/>
                <w:szCs w:val="18"/>
                <w:highlight w:val="white"/>
                <w:rtl w:val="0"/>
              </w:rPr>
              <w:t xml:space="preserve">The leaf nodes of B+ trees are linked, so doing a full scan of all objects in a tree requires just one linear pass through all the leaf nodes. A B tree, on the other hand, would require a traversal of every level in the tree. This full-tree traversal will likely involve more cache misses than the linear traversal of B+ leaves.</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after="220" w:line="319.0909090909091" w:lineRule="auto"/>
              <w:rPr>
                <w:rFonts w:ascii="Consolas" w:cs="Consolas" w:eastAsia="Consolas" w:hAnsi="Consolas"/>
                <w:color w:val="222222"/>
                <w:sz w:val="18"/>
                <w:szCs w:val="18"/>
                <w:highlight w:val="white"/>
              </w:rPr>
            </w:pPr>
            <w:r w:rsidDel="00000000" w:rsidR="00000000" w:rsidRPr="00000000">
              <w:rPr>
                <w:rFonts w:ascii="Consolas" w:cs="Consolas" w:eastAsia="Consolas" w:hAnsi="Consolas"/>
                <w:color w:val="222222"/>
                <w:sz w:val="18"/>
                <w:szCs w:val="18"/>
                <w:highlight w:val="white"/>
                <w:rtl w:val="0"/>
              </w:rPr>
              <w:t xml:space="preserve">Advantage of B trees:</w:t>
            </w:r>
          </w:p>
          <w:p w:rsidR="00000000" w:rsidDel="00000000" w:rsidP="00000000" w:rsidRDefault="00000000" w:rsidRPr="00000000" w14:paraId="000000C7">
            <w:pPr>
              <w:widowControl w:val="0"/>
              <w:numPr>
                <w:ilvl w:val="0"/>
                <w:numId w:val="46"/>
              </w:numPr>
              <w:pBdr>
                <w:top w:space="0" w:sz="0" w:val="nil"/>
                <w:left w:space="0" w:sz="0" w:val="nil"/>
                <w:bottom w:space="0" w:sz="0" w:val="nil"/>
                <w:right w:space="0" w:sz="0" w:val="nil"/>
                <w:between w:space="0" w:sz="0" w:val="nil"/>
              </w:pBdr>
              <w:shd w:fill="auto" w:val="clear"/>
              <w:spacing w:after="340" w:line="319.0909090909091" w:lineRule="auto"/>
              <w:ind w:left="1180" w:hanging="360"/>
              <w:rPr>
                <w:rFonts w:ascii="Consolas" w:cs="Consolas" w:eastAsia="Consolas" w:hAnsi="Consolas"/>
                <w:sz w:val="18"/>
                <w:szCs w:val="18"/>
              </w:rPr>
            </w:pPr>
            <w:r w:rsidDel="00000000" w:rsidR="00000000" w:rsidRPr="00000000">
              <w:rPr>
                <w:rFonts w:ascii="Consolas" w:cs="Consolas" w:eastAsia="Consolas" w:hAnsi="Consolas"/>
                <w:color w:val="222222"/>
                <w:sz w:val="18"/>
                <w:szCs w:val="18"/>
                <w:highlight w:val="white"/>
                <w:rtl w:val="0"/>
              </w:rPr>
              <w:t xml:space="preserve">Because B trees contain data with each key, frequently accessed nodes can lie closer to the root, and therefore can be accessed more quickly.</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2451100"/>
                  <wp:effectExtent b="0" l="0" r="0" t="0"/>
                  <wp:docPr descr="B and B+ tree" id="28" name="image14.png"/>
                  <a:graphic>
                    <a:graphicData uri="http://schemas.openxmlformats.org/drawingml/2006/picture">
                      <pic:pic>
                        <pic:nvPicPr>
                          <pic:cNvPr descr="B and B+ tree" id="0" name="image14.png"/>
                          <pic:cNvPicPr preferRelativeResize="0"/>
                        </pic:nvPicPr>
                        <pic:blipFill>
                          <a:blip r:embed="rId17"/>
                          <a:srcRect b="0" l="0" r="0" t="0"/>
                          <a:stretch>
                            <a:fillRect/>
                          </a:stretch>
                        </pic:blipFill>
                        <pic:spPr>
                          <a:xfrm>
                            <a:off x="0" y="0"/>
                            <a:ext cx="530542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Load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hyperlink r:id="rId18">
              <w:r w:rsidDel="00000000" w:rsidR="00000000" w:rsidRPr="00000000">
                <w:rPr>
                  <w:rFonts w:ascii="Consolas" w:cs="Consolas" w:eastAsia="Consolas" w:hAnsi="Consolas"/>
                  <w:color w:val="1155cc"/>
                  <w:sz w:val="18"/>
                  <w:szCs w:val="18"/>
                  <w:u w:val="single"/>
                  <w:rtl w:val="0"/>
                </w:rPr>
                <w:t xml:space="preserve">https://puncsky.com/notes/2018-07-23-load-balancer-types</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C">
            <w:pPr>
              <w:widowControl w:val="0"/>
              <w:shd w:fill="ffffff" w:val="clear"/>
              <w:spacing w:line="384.00000000000006" w:lineRule="auto"/>
              <w:rPr>
                <w:color w:val="333333"/>
                <w:sz w:val="18"/>
                <w:szCs w:val="18"/>
              </w:rPr>
            </w:pPr>
            <w:r w:rsidDel="00000000" w:rsidR="00000000" w:rsidRPr="00000000">
              <w:rPr>
                <w:color w:val="333333"/>
                <w:sz w:val="18"/>
                <w:szCs w:val="18"/>
                <w:rtl w:val="0"/>
              </w:rPr>
              <w:t xml:space="preserve">Generally speaking, load balancers fall into three categories:</w:t>
            </w:r>
          </w:p>
          <w:p w:rsidR="00000000" w:rsidDel="00000000" w:rsidP="00000000" w:rsidRDefault="00000000" w:rsidRPr="00000000" w14:paraId="000000CD">
            <w:pPr>
              <w:widowControl w:val="0"/>
              <w:numPr>
                <w:ilvl w:val="0"/>
                <w:numId w:val="39"/>
              </w:numPr>
              <w:spacing w:line="240" w:lineRule="auto"/>
              <w:ind w:left="720" w:hanging="360"/>
              <w:rPr>
                <w:sz w:val="18"/>
                <w:szCs w:val="18"/>
              </w:rPr>
            </w:pPr>
            <w:r w:rsidDel="00000000" w:rsidR="00000000" w:rsidRPr="00000000">
              <w:rPr>
                <w:color w:val="333333"/>
                <w:sz w:val="18"/>
                <w:szCs w:val="18"/>
                <w:rtl w:val="0"/>
              </w:rPr>
              <w:t xml:space="preserve">DNS Round Robin (rarely used): clients get a randomly-ordered list of IP addresses.</w:t>
            </w:r>
          </w:p>
          <w:p w:rsidR="00000000" w:rsidDel="00000000" w:rsidP="00000000" w:rsidRDefault="00000000" w:rsidRPr="00000000" w14:paraId="000000CE">
            <w:pPr>
              <w:widowControl w:val="0"/>
              <w:numPr>
                <w:ilvl w:val="1"/>
                <w:numId w:val="39"/>
              </w:numPr>
              <w:spacing w:line="240" w:lineRule="auto"/>
              <w:ind w:left="1440" w:hanging="360"/>
              <w:rPr>
                <w:sz w:val="18"/>
                <w:szCs w:val="18"/>
              </w:rPr>
            </w:pPr>
            <w:r w:rsidDel="00000000" w:rsidR="00000000" w:rsidRPr="00000000">
              <w:rPr>
                <w:color w:val="333333"/>
                <w:sz w:val="18"/>
                <w:szCs w:val="18"/>
                <w:rtl w:val="0"/>
              </w:rPr>
              <w:t xml:space="preserve">pros: easy to implement and free</w:t>
            </w:r>
          </w:p>
          <w:p w:rsidR="00000000" w:rsidDel="00000000" w:rsidP="00000000" w:rsidRDefault="00000000" w:rsidRPr="00000000" w14:paraId="000000CF">
            <w:pPr>
              <w:widowControl w:val="0"/>
              <w:numPr>
                <w:ilvl w:val="1"/>
                <w:numId w:val="39"/>
              </w:numPr>
              <w:spacing w:line="240" w:lineRule="auto"/>
              <w:ind w:left="1440" w:hanging="360"/>
              <w:rPr>
                <w:sz w:val="18"/>
                <w:szCs w:val="18"/>
              </w:rPr>
            </w:pPr>
            <w:r w:rsidDel="00000000" w:rsidR="00000000" w:rsidRPr="00000000">
              <w:rPr>
                <w:color w:val="333333"/>
                <w:sz w:val="18"/>
                <w:szCs w:val="18"/>
                <w:rtl w:val="0"/>
              </w:rPr>
              <w:t xml:space="preserve">cons: hard to control and not responsive, since DNS cache needs time to expire</w:t>
            </w:r>
          </w:p>
          <w:p w:rsidR="00000000" w:rsidDel="00000000" w:rsidP="00000000" w:rsidRDefault="00000000" w:rsidRPr="00000000" w14:paraId="000000D0">
            <w:pPr>
              <w:widowControl w:val="0"/>
              <w:numPr>
                <w:ilvl w:val="0"/>
                <w:numId w:val="39"/>
              </w:numPr>
              <w:spacing w:line="240" w:lineRule="auto"/>
              <w:ind w:left="720" w:hanging="360"/>
              <w:rPr>
                <w:sz w:val="18"/>
                <w:szCs w:val="18"/>
              </w:rPr>
            </w:pPr>
            <w:r w:rsidDel="00000000" w:rsidR="00000000" w:rsidRPr="00000000">
              <w:rPr>
                <w:color w:val="333333"/>
                <w:sz w:val="18"/>
                <w:szCs w:val="18"/>
                <w:rtl w:val="0"/>
              </w:rPr>
              <w:t xml:space="preserve">Network (L3/L4) Load Balancer: traffic is routed by IP address and ports.L3 is</w:t>
            </w:r>
            <w:del w:author="Daniel Yan Cai" w:id="9" w:date="2019-01-10T11:20:27Z">
              <w:r w:rsidDel="00000000" w:rsidR="00000000" w:rsidRPr="00000000">
                <w:rPr>
                  <w:color w:val="333333"/>
                  <w:sz w:val="18"/>
                  <w:szCs w:val="18"/>
                  <w:rtl w:val="0"/>
                </w:rPr>
                <w:delText xml:space="preserve"> </w:delText>
              </w:r>
            </w:del>
            <w:r w:rsidDel="00000000" w:rsidR="00000000" w:rsidRPr="00000000">
              <w:rPr>
                <w:color w:val="333333"/>
                <w:sz w:val="18"/>
                <w:szCs w:val="18"/>
                <w:rtl w:val="0"/>
              </w:rPr>
              <w:t xml:space="preserve">network layer (IP). L4 is session layer (TCP).</w:t>
            </w:r>
          </w:p>
          <w:p w:rsidR="00000000" w:rsidDel="00000000" w:rsidP="00000000" w:rsidRDefault="00000000" w:rsidRPr="00000000" w14:paraId="000000D1">
            <w:pPr>
              <w:widowControl w:val="0"/>
              <w:numPr>
                <w:ilvl w:val="1"/>
                <w:numId w:val="39"/>
              </w:numPr>
              <w:spacing w:line="240" w:lineRule="auto"/>
              <w:ind w:left="1440" w:hanging="360"/>
              <w:rPr>
                <w:sz w:val="18"/>
                <w:szCs w:val="18"/>
              </w:rPr>
            </w:pPr>
            <w:r w:rsidDel="00000000" w:rsidR="00000000" w:rsidRPr="00000000">
              <w:rPr>
                <w:color w:val="333333"/>
                <w:sz w:val="18"/>
                <w:szCs w:val="18"/>
                <w:rtl w:val="0"/>
              </w:rPr>
              <w:t xml:space="preserve">pros: better granularity, simple, responsive</w:t>
            </w:r>
          </w:p>
          <w:p w:rsidR="00000000" w:rsidDel="00000000" w:rsidP="00000000" w:rsidRDefault="00000000" w:rsidRPr="00000000" w14:paraId="000000D2">
            <w:pPr>
              <w:widowControl w:val="0"/>
              <w:numPr>
                <w:ilvl w:val="0"/>
                <w:numId w:val="39"/>
              </w:numPr>
              <w:spacing w:line="240" w:lineRule="auto"/>
              <w:ind w:left="720" w:hanging="360"/>
              <w:rPr>
                <w:sz w:val="18"/>
                <w:szCs w:val="18"/>
              </w:rPr>
            </w:pPr>
            <w:r w:rsidDel="00000000" w:rsidR="00000000" w:rsidRPr="00000000">
              <w:rPr>
                <w:color w:val="333333"/>
                <w:sz w:val="18"/>
                <w:szCs w:val="18"/>
                <w:rtl w:val="0"/>
              </w:rPr>
              <w:t xml:space="preserve">Application (L7) Load Balancer: traffic is routed by what is inside the HTTP protocol. L7 is application layer (HTTP).</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0D5">
      <w:pPr>
        <w:pStyle w:val="Heading2"/>
        <w:pBdr>
          <w:top w:space="0" w:sz="0" w:val="nil"/>
          <w:left w:space="0" w:sz="0" w:val="nil"/>
          <w:bottom w:space="0" w:sz="0" w:val="nil"/>
          <w:right w:space="0" w:sz="0" w:val="nil"/>
          <w:between w:space="0" w:sz="0" w:val="nil"/>
        </w:pBdr>
        <w:shd w:fill="auto" w:val="clear"/>
        <w:rPr>
          <w:rFonts w:ascii="Consolas" w:cs="Consolas" w:eastAsia="Consolas" w:hAnsi="Consolas"/>
        </w:rPr>
      </w:pPr>
      <w:bookmarkStart w:colFirst="0" w:colLast="0" w:name="_9vr587nuxvgu" w:id="13"/>
      <w:bookmarkEnd w:id="13"/>
      <w:r w:rsidDel="00000000" w:rsidR="00000000" w:rsidRPr="00000000">
        <w:rPr>
          <w:rFonts w:ascii="Consolas" w:cs="Consolas" w:eastAsia="Consolas" w:hAnsi="Consolas"/>
          <w:rtl w:val="0"/>
        </w:rPr>
        <w:t xml:space="preserve">Replica and Consistency</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Common practice 是 3 replicas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availability</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read parallelization</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consistency</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DC">
      <w:pPr>
        <w:pStyle w:val="Heading3"/>
        <w:pBdr>
          <w:top w:space="0" w:sz="0" w:val="nil"/>
          <w:left w:space="0" w:sz="0" w:val="nil"/>
          <w:bottom w:space="0" w:sz="0" w:val="nil"/>
          <w:right w:space="0" w:sz="0" w:val="nil"/>
          <w:between w:space="0" w:sz="0" w:val="nil"/>
        </w:pBdr>
        <w:shd w:fill="auto" w:val="clear"/>
        <w:jc w:val="center"/>
        <w:rPr/>
      </w:pPr>
      <w:bookmarkStart w:colFirst="0" w:colLast="0" w:name="_nfrk9ssta4j5" w:id="14"/>
      <w:bookmarkEnd w:id="14"/>
      <w:r w:rsidDel="00000000" w:rsidR="00000000" w:rsidRPr="00000000">
        <w:rPr>
          <w:rtl w:val="0"/>
        </w:rPr>
        <w:t xml:space="preserve">Principles</w:t>
      </w:r>
    </w:p>
    <w:tbl>
      <w:tblPr>
        <w:tblStyle w:val="Table4"/>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Style w:val="Heading2"/>
              <w:keepNext w:val="0"/>
              <w:keepLines w:val="0"/>
              <w:spacing w:after="80" w:before="360" w:line="240" w:lineRule="auto"/>
              <w:rPr>
                <w:rFonts w:ascii="Consolas" w:cs="Consolas" w:eastAsia="Consolas" w:hAnsi="Consolas"/>
                <w:sz w:val="18"/>
                <w:szCs w:val="18"/>
              </w:rPr>
            </w:pPr>
            <w:bookmarkStart w:colFirst="0" w:colLast="0" w:name="_569jukw0sgja" w:id="15"/>
            <w:bookmarkEnd w:id="15"/>
            <w:r w:rsidDel="00000000" w:rsidR="00000000" w:rsidRPr="00000000">
              <w:rPr>
                <w:rFonts w:ascii="Consolas" w:cs="Consolas" w:eastAsia="Consolas" w:hAnsi="Consolas"/>
                <w:sz w:val="18"/>
                <w:szCs w:val="18"/>
                <w:rtl w:val="0"/>
              </w:rPr>
              <w:t xml:space="preserve">Why replica and consistency? </w:t>
            </w:r>
          </w:p>
          <w:p w:rsidR="00000000" w:rsidDel="00000000" w:rsidP="00000000" w:rsidRDefault="00000000" w:rsidRPr="00000000" w14:paraId="000000DF">
            <w:pPr>
              <w:spacing w:line="384.0000000000000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large dataset ⟶ scale out ⟶ data shard / partition ⟶ 1) routing for data access 2) replica for availability ⟶ consistency challenge</w:t>
            </w:r>
          </w:p>
          <w:p w:rsidR="00000000" w:rsidDel="00000000" w:rsidP="00000000" w:rsidRDefault="00000000" w:rsidRPr="00000000" w14:paraId="000000E0">
            <w:pPr>
              <w:pStyle w:val="Heading2"/>
              <w:keepNext w:val="0"/>
              <w:keepLines w:val="0"/>
              <w:spacing w:after="80" w:before="360" w:line="240" w:lineRule="auto"/>
              <w:rPr>
                <w:rFonts w:ascii="Consolas" w:cs="Consolas" w:eastAsia="Consolas" w:hAnsi="Consolas"/>
                <w:sz w:val="18"/>
                <w:szCs w:val="18"/>
              </w:rPr>
            </w:pPr>
            <w:bookmarkStart w:colFirst="0" w:colLast="0" w:name="_y9gc0aqchgsy" w:id="16"/>
            <w:bookmarkEnd w:id="16"/>
            <w:r w:rsidDel="00000000" w:rsidR="00000000" w:rsidRPr="00000000">
              <w:rPr>
                <w:rFonts w:ascii="Consolas" w:cs="Consolas" w:eastAsia="Consolas" w:hAnsi="Consolas"/>
                <w:sz w:val="18"/>
                <w:szCs w:val="18"/>
                <w:rtl w:val="0"/>
              </w:rPr>
              <w:t xml:space="preserve">Consistency trade-offs for CAP theorem </w:t>
            </w:r>
          </w:p>
          <w:p w:rsidR="00000000" w:rsidDel="00000000" w:rsidP="00000000" w:rsidRDefault="00000000" w:rsidRPr="00000000" w14:paraId="000000E1">
            <w:pPr>
              <w:spacing w:line="384.00000000000006"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Pr>
              <w:drawing>
                <wp:inline distB="114300" distT="114300" distL="114300" distR="114300">
                  <wp:extent cx="5314950" cy="1295400"/>
                  <wp:effectExtent b="0" l="0" r="0" t="0"/>
                  <wp:docPr descr="CAP Theorem" id="47" name="image45.png"/>
                  <a:graphic>
                    <a:graphicData uri="http://schemas.openxmlformats.org/drawingml/2006/picture">
                      <pic:pic>
                        <pic:nvPicPr>
                          <pic:cNvPr descr="CAP Theorem" id="0" name="image45.png"/>
                          <pic:cNvPicPr preferRelativeResize="0"/>
                        </pic:nvPicPr>
                        <pic:blipFill>
                          <a:blip r:embed="rId19"/>
                          <a:srcRect b="0" l="0" r="0" t="0"/>
                          <a:stretch>
                            <a:fillRect/>
                          </a:stretch>
                        </pic:blipFill>
                        <pic:spPr>
                          <a:xfrm>
                            <a:off x="0" y="0"/>
                            <a:ext cx="5314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4"/>
              </w:numPr>
              <w:spacing w:after="0" w:afterAutospacing="0" w:before="24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Consistency: all nodes see the same data at the same time</w:t>
            </w:r>
          </w:p>
          <w:p w:rsidR="00000000" w:rsidDel="00000000" w:rsidP="00000000" w:rsidRDefault="00000000" w:rsidRPr="00000000" w14:paraId="000000E3">
            <w:pPr>
              <w:numPr>
                <w:ilvl w:val="0"/>
                <w:numId w:val="34"/>
              </w:numPr>
              <w:spacing w:after="0" w:afterAutospacing="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Availability: a guarantee that every request receives a response about whether it succeeded or failed</w:t>
            </w:r>
          </w:p>
          <w:p w:rsidR="00000000" w:rsidDel="00000000" w:rsidP="00000000" w:rsidRDefault="00000000" w:rsidRPr="00000000" w14:paraId="000000E4">
            <w:pPr>
              <w:numPr>
                <w:ilvl w:val="0"/>
                <w:numId w:val="34"/>
              </w:numPr>
              <w:spacing w:after="24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Partition tolerance: system continues to operate despite arbitrary message loss or failure of part of t</w:t>
            </w:r>
            <w:del w:author="Dmitry Shilovich" w:id="10" w:date="2019-06-08T02:51:50Z">
              <w:r w:rsidDel="00000000" w:rsidR="00000000" w:rsidRPr="00000000">
                <w:rPr>
                  <w:rFonts w:ascii="Consolas" w:cs="Consolas" w:eastAsia="Consolas" w:hAnsi="Consolas"/>
                  <w:sz w:val="18"/>
                  <w:szCs w:val="18"/>
                  <w:rtl w:val="0"/>
                </w:rPr>
                <w:delText xml:space="preserve">he system</w:delText>
              </w:r>
            </w:del>
            <w:r w:rsidDel="00000000" w:rsidR="00000000" w:rsidRPr="00000000">
              <w:rPr>
                <w:rtl w:val="0"/>
              </w:rPr>
            </w:r>
          </w:p>
          <w:p w:rsidR="00000000" w:rsidDel="00000000" w:rsidP="00000000" w:rsidRDefault="00000000" w:rsidRPr="00000000" w14:paraId="000000E5">
            <w:pPr>
              <w:spacing w:line="384.0000000000000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Any networked shared-data system can have only two of three desirable properties.</w:t>
            </w:r>
          </w:p>
          <w:p w:rsidR="00000000" w:rsidDel="00000000" w:rsidP="00000000" w:rsidRDefault="00000000" w:rsidRPr="00000000" w14:paraId="000000E6">
            <w:pPr>
              <w:numPr>
                <w:ilvl w:val="0"/>
                <w:numId w:val="31"/>
              </w:numPr>
              <w:spacing w:after="0" w:afterAutospacing="0" w:before="24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rDBMS prefer CP ⟶ ACID</w:t>
            </w:r>
          </w:p>
          <w:p w:rsidR="00000000" w:rsidDel="00000000" w:rsidP="00000000" w:rsidRDefault="00000000" w:rsidRPr="00000000" w14:paraId="000000E7">
            <w:pPr>
              <w:numPr>
                <w:ilvl w:val="0"/>
                <w:numId w:val="31"/>
              </w:numPr>
              <w:spacing w:after="24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NoSQL prefer AP ⟶ BASE</w:t>
            </w:r>
          </w:p>
          <w:p w:rsidR="00000000" w:rsidDel="00000000" w:rsidP="00000000" w:rsidRDefault="00000000" w:rsidRPr="00000000" w14:paraId="000000E8">
            <w:pPr>
              <w:pStyle w:val="Heading2"/>
              <w:keepNext w:val="0"/>
              <w:keepLines w:val="0"/>
              <w:spacing w:after="80" w:before="360" w:line="240" w:lineRule="auto"/>
              <w:rPr>
                <w:rFonts w:ascii="Consolas" w:cs="Consolas" w:eastAsia="Consolas" w:hAnsi="Consolas"/>
                <w:sz w:val="18"/>
                <w:szCs w:val="18"/>
              </w:rPr>
            </w:pPr>
            <w:bookmarkStart w:colFirst="0" w:colLast="0" w:name="_1ns0hly70hp" w:id="17"/>
            <w:bookmarkEnd w:id="17"/>
            <w:r w:rsidDel="00000000" w:rsidR="00000000" w:rsidRPr="00000000">
              <w:rPr>
                <w:rFonts w:ascii="Consolas" w:cs="Consolas" w:eastAsia="Consolas" w:hAnsi="Consolas"/>
                <w:sz w:val="18"/>
                <w:szCs w:val="18"/>
                <w:rtl w:val="0"/>
              </w:rPr>
              <w:t xml:space="preserve">“2 of 3” is mis-leading </w:t>
            </w:r>
          </w:p>
          <w:p w:rsidR="00000000" w:rsidDel="00000000" w:rsidP="00000000" w:rsidRDefault="00000000" w:rsidRPr="00000000" w14:paraId="000000E9">
            <w:pPr>
              <w:spacing w:line="384.0000000000000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12 years later, the author Eric Brewer said “2 of 3” is mis-leading, because</w:t>
            </w:r>
          </w:p>
          <w:p w:rsidR="00000000" w:rsidDel="00000000" w:rsidP="00000000" w:rsidRDefault="00000000" w:rsidRPr="00000000" w14:paraId="000000EA">
            <w:pPr>
              <w:numPr>
                <w:ilvl w:val="0"/>
                <w:numId w:val="52"/>
              </w:numPr>
              <w:spacing w:after="0" w:afterAutospacing="0" w:before="24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partitions are rare, there is little reason to forfeit C or A when the system is not partitioned.</w:t>
            </w:r>
          </w:p>
          <w:p w:rsidR="00000000" w:rsidDel="00000000" w:rsidP="00000000" w:rsidRDefault="00000000" w:rsidRPr="00000000" w14:paraId="000000EB">
            <w:pPr>
              <w:numPr>
                <w:ilvl w:val="0"/>
                <w:numId w:val="52"/>
              </w:numPr>
              <w:spacing w:after="0" w:afterAutospacing="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choices can be actually applied to multiple places within the same system at very fine granularity.</w:t>
            </w:r>
          </w:p>
          <w:p w:rsidR="00000000" w:rsidDel="00000000" w:rsidP="00000000" w:rsidRDefault="00000000" w:rsidRPr="00000000" w14:paraId="000000EC">
            <w:pPr>
              <w:numPr>
                <w:ilvl w:val="0"/>
                <w:numId w:val="52"/>
              </w:numPr>
              <w:spacing w:after="24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choices are not binary but with certain degrees.</w:t>
            </w:r>
          </w:p>
          <w:p w:rsidR="00000000" w:rsidDel="00000000" w:rsidP="00000000" w:rsidRDefault="00000000" w:rsidRPr="00000000" w14:paraId="000000ED">
            <w:pPr>
              <w:spacing w:line="384.0000000000000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Consequently, when there is no partition (nodes are connected correctly), which is often the case, we should have both AC. When there are partitions, deal them with 3 steps:</w:t>
            </w:r>
          </w:p>
          <w:p w:rsidR="00000000" w:rsidDel="00000000" w:rsidP="00000000" w:rsidRDefault="00000000" w:rsidRPr="00000000" w14:paraId="000000EE">
            <w:pPr>
              <w:numPr>
                <w:ilvl w:val="0"/>
                <w:numId w:val="18"/>
              </w:numPr>
              <w:spacing w:after="0" w:afterAutospacing="0" w:before="24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detect the start of a partition,</w:t>
            </w:r>
          </w:p>
          <w:p w:rsidR="00000000" w:rsidDel="00000000" w:rsidP="00000000" w:rsidRDefault="00000000" w:rsidRPr="00000000" w14:paraId="000000EF">
            <w:pPr>
              <w:numPr>
                <w:ilvl w:val="0"/>
                <w:numId w:val="18"/>
              </w:numPr>
              <w:spacing w:after="0" w:afterAutospacing="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enter an explicit partition mode that may limit some operations, and</w:t>
            </w:r>
          </w:p>
          <w:p w:rsidR="00000000" w:rsidDel="00000000" w:rsidP="00000000" w:rsidRDefault="00000000" w:rsidRPr="00000000" w14:paraId="000000F0">
            <w:pPr>
              <w:numPr>
                <w:ilvl w:val="0"/>
                <w:numId w:val="18"/>
              </w:numPr>
              <w:spacing w:after="240" w:before="0" w:beforeAutospacing="0" w:line="240" w:lineRule="auto"/>
              <w:ind w:left="720" w:hanging="36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initiate partition recovery (compensate for mistakes) when communication is restored.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CAP reloaded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Eric Brewer: CAP with finer granularity，在没有P的时候保证AC，在P发生的时候，意识到P的发生，P结束后要 resolve 产生分歧的状态。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Atomicity </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Consistency: from one valid state to another.  (diff from C in CAP)</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Isolation: concurrent execution of transactions results in a system state that would be obtained if transactions were executed serially </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Durability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Basic Availability:</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Soft State: between state and stateless</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Eventual Consistency:</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NoSQL 采纳 BASE，但是正在向局部 ACID 发展，比如 </w:t>
            </w:r>
            <w:hyperlink r:id="rId20">
              <w:r w:rsidDel="00000000" w:rsidR="00000000" w:rsidRPr="00000000">
                <w:rPr>
                  <w:rFonts w:ascii="Consolas" w:cs="Consolas" w:eastAsia="Consolas" w:hAnsi="Consolas"/>
                  <w:color w:val="1155cc"/>
                  <w:sz w:val="18"/>
                  <w:szCs w:val="18"/>
                  <w:u w:val="single"/>
                  <w:rtl w:val="0"/>
                </w:rPr>
                <w:t xml:space="preserve">Google MegaStore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CAP vs. ACID vs.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Idempotent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比如在杀Hadoop job的时候，有一个重要的线上job还在跑，被我杀掉了，当时吓了一跳，赶紧找熟悉这些job的oncall来看，还好这个job是幂等的，重跑就行了。如果运气不好，干掉一些特殊的job，结果或许就糟糕了。前年年底就有一个组内job的问题因为维护的工程师的操作触发了sev 1（最高级别）的线上问题。</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5">
      <w:pPr>
        <w:pStyle w:val="Heading3"/>
        <w:pBdr>
          <w:top w:space="0" w:sz="0" w:val="nil"/>
          <w:left w:space="0" w:sz="0" w:val="nil"/>
          <w:bottom w:space="0" w:sz="0" w:val="nil"/>
          <w:right w:space="0" w:sz="0" w:val="nil"/>
          <w:between w:space="0" w:sz="0" w:val="nil"/>
        </w:pBdr>
        <w:shd w:fill="auto" w:val="clear"/>
        <w:jc w:val="center"/>
        <w:rPr/>
      </w:pPr>
      <w:bookmarkStart w:colFirst="0" w:colLast="0" w:name="_t2iubpo2o34b" w:id="18"/>
      <w:bookmarkEnd w:id="18"/>
      <w:r w:rsidDel="00000000" w:rsidR="00000000" w:rsidRPr="00000000">
        <w:rPr>
          <w:rtl w:val="0"/>
        </w:rPr>
        <w:t xml:space="preserve">Consistency Models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hyperlink r:id="rId21">
        <w:r w:rsidDel="00000000" w:rsidR="00000000" w:rsidRPr="00000000">
          <w:rPr>
            <w:rFonts w:ascii="Consolas" w:cs="Consolas" w:eastAsia="Consolas" w:hAnsi="Consolas"/>
            <w:color w:val="1155cc"/>
            <w:sz w:val="18"/>
            <w:szCs w:val="18"/>
            <w:u w:val="single"/>
            <w:rtl w:val="0"/>
          </w:rPr>
          <w:t xml:space="preserve">http://en.wikipedia.org/wiki/Consistency_model</w:t>
        </w:r>
      </w:hyperlink>
      <w:r w:rsidDel="00000000" w:rsidR="00000000" w:rsidRPr="00000000">
        <w:rPr>
          <w:rFonts w:ascii="Consolas" w:cs="Consolas" w:eastAsia="Consolas" w:hAnsi="Consolas"/>
          <w:sz w:val="18"/>
          <w:szCs w:val="18"/>
          <w:rtl w:val="0"/>
        </w:rPr>
        <w:t xml:space="preserve"> </w:t>
      </w:r>
    </w:p>
    <w:tbl>
      <w:tblPr>
        <w:tblStyle w:val="Table5"/>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Strong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Eventual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highlight w:val="yellow"/>
              </w:rPr>
            </w:pPr>
            <w:r w:rsidDel="00000000" w:rsidR="00000000" w:rsidRPr="00000000">
              <w:rPr>
                <w:rFonts w:ascii="Consolas" w:cs="Consolas" w:eastAsia="Consolas" w:hAnsi="Consolas"/>
                <w:color w:val="ff0000"/>
                <w:sz w:val="18"/>
                <w:szCs w:val="18"/>
                <w:highlight w:val="yellow"/>
                <w:rtl w:val="0"/>
              </w:rPr>
              <w:t xml:space="preserve">Causal consistency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Read-your-writes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color w:val="111111"/>
                <w:sz w:val="21"/>
                <w:szCs w:val="21"/>
                <w:highlight w:val="white"/>
                <w:rtl w:val="0"/>
              </w:rPr>
              <w:t xml:space="preserve">Read-after-write consistency tightens things up a bit, guaranteeing immediate visibility of </w:t>
            </w:r>
            <w:r w:rsidDel="00000000" w:rsidR="00000000" w:rsidRPr="00000000">
              <w:rPr>
                <w:i w:val="1"/>
                <w:color w:val="111111"/>
                <w:sz w:val="21"/>
                <w:szCs w:val="21"/>
                <w:highlight w:val="white"/>
                <w:rtl w:val="0"/>
              </w:rPr>
              <w:t xml:space="preserve">new</w:t>
            </w:r>
            <w:r w:rsidDel="00000000" w:rsidR="00000000" w:rsidRPr="00000000">
              <w:rPr>
                <w:color w:val="111111"/>
                <w:sz w:val="21"/>
                <w:szCs w:val="21"/>
                <w:highlight w:val="white"/>
                <w:rtl w:val="0"/>
              </w:rPr>
              <w:t xml:space="preserve">data to all clients. With read-after-write consistency, a newly created object or file or table row will immediately be visible, without any delays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Session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Monotonic read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Monotonic write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6">
      <w:pPr>
        <w:pStyle w:val="Heading3"/>
        <w:pBdr>
          <w:top w:space="0" w:sz="0" w:val="nil"/>
          <w:left w:space="0" w:sz="0" w:val="nil"/>
          <w:bottom w:space="0" w:sz="0" w:val="nil"/>
          <w:right w:space="0" w:sz="0" w:val="nil"/>
          <w:between w:space="0" w:sz="0" w:val="nil"/>
        </w:pBdr>
        <w:shd w:fill="auto" w:val="clear"/>
        <w:jc w:val="center"/>
        <w:rPr/>
      </w:pPr>
      <w:bookmarkStart w:colFirst="0" w:colLast="0" w:name="_yk1npstes55t" w:id="19"/>
      <w:bookmarkEnd w:id="19"/>
      <w:r w:rsidDel="00000000" w:rsidR="00000000" w:rsidRPr="00000000">
        <w:rPr>
          <w:rtl w:val="0"/>
        </w:rPr>
        <w:t xml:space="preserve">Replication Strategies (How to update?)</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6"/>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All at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Master-slave / leader-follower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Any node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F">
      <w:pPr>
        <w:pStyle w:val="Heading3"/>
        <w:pBdr>
          <w:top w:space="0" w:sz="0" w:val="nil"/>
          <w:left w:space="0" w:sz="0" w:val="nil"/>
          <w:bottom w:space="0" w:sz="0" w:val="nil"/>
          <w:right w:space="0" w:sz="0" w:val="nil"/>
          <w:between w:space="0" w:sz="0" w:val="nil"/>
        </w:pBdr>
        <w:shd w:fill="auto" w:val="clear"/>
        <w:jc w:val="center"/>
        <w:rPr/>
      </w:pPr>
      <w:bookmarkStart w:colFirst="0" w:colLast="0" w:name="_o66jhve96kmc" w:id="20"/>
      <w:bookmarkEnd w:id="20"/>
      <w:r w:rsidDel="00000000" w:rsidR="00000000" w:rsidRPr="00000000">
        <w:rPr>
          <w:rtl w:val="0"/>
        </w:rPr>
        <w:t xml:space="preserve">Consistency Protocols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7"/>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Vector clock + RWN = eventual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Pigeonhole principle</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Dynamo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Paxos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2f + 1 个节点有 f + 1 个节点同意了，结果就决定了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In-sync replica</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Kafka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2PC vs. Paxos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2PC </w:t>
            </w:r>
            <w:r w:rsidDel="00000000" w:rsidR="00000000" w:rsidRPr="00000000">
              <w:rPr>
                <w:rFonts w:ascii="Consolas" w:cs="Consolas" w:eastAsia="Consolas" w:hAnsi="Consolas"/>
                <w:color w:val="ff0000"/>
                <w:sz w:val="18"/>
                <w:szCs w:val="18"/>
                <w:rtl w:val="0"/>
              </w:rPr>
              <w:t xml:space="preserve">blocks if the transaction manager fails</w:t>
            </w:r>
            <w:r w:rsidDel="00000000" w:rsidR="00000000" w:rsidRPr="00000000">
              <w:rPr>
                <w:rFonts w:ascii="Consolas" w:cs="Consolas" w:eastAsia="Consolas" w:hAnsi="Consolas"/>
                <w:sz w:val="18"/>
                <w:szCs w:val="18"/>
                <w:rtl w:val="0"/>
              </w:rPr>
              <w:t xml:space="preserve">, requiring human intervention to restart. 3PC algorithms (there are several such algorithms) try to fix 2PC by electing a new transaction manager when the original manager fails.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Paxos </w:t>
            </w:r>
            <w:r w:rsidDel="00000000" w:rsidR="00000000" w:rsidRPr="00000000">
              <w:rPr>
                <w:rFonts w:ascii="Consolas" w:cs="Consolas" w:eastAsia="Consolas" w:hAnsi="Consolas"/>
                <w:color w:val="ff0000"/>
                <w:sz w:val="18"/>
                <w:szCs w:val="18"/>
                <w:rtl w:val="0"/>
              </w:rPr>
              <w:t xml:space="preserve">does not block as long as a majority of processes (managers) are correct</w:t>
            </w:r>
            <w:r w:rsidDel="00000000" w:rsidR="00000000" w:rsidRPr="00000000">
              <w:rPr>
                <w:rFonts w:ascii="Consolas" w:cs="Consolas" w:eastAsia="Consolas" w:hAnsi="Consolas"/>
                <w:sz w:val="18"/>
                <w:szCs w:val="18"/>
                <w:rtl w:val="0"/>
              </w:rPr>
              <w:t xml:space="preserve">. Paxos actually solves the more general problem of consensus, hence, it can be used to implement transaction commit as well. In comparison to 2PC it requires more messages, but it is resilient to manager failures. In comparison to most 3PC algorithms, Paxos renders a simpler, more efficient algorithm (minimal message delay), and has been proved to be correct.</w:t>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3">
      <w:pPr>
        <w:pStyle w:val="Heading2"/>
        <w:pBdr>
          <w:top w:space="0" w:sz="0" w:val="nil"/>
          <w:left w:space="0" w:sz="0" w:val="nil"/>
          <w:bottom w:space="0" w:sz="0" w:val="nil"/>
          <w:right w:space="0" w:sz="0" w:val="nil"/>
          <w:between w:space="0" w:sz="0" w:val="nil"/>
        </w:pBdr>
        <w:shd w:fill="auto" w:val="clear"/>
        <w:rPr/>
      </w:pPr>
      <w:bookmarkStart w:colFirst="0" w:colLast="0" w:name="_b4g784ha22u1" w:id="21"/>
      <w:bookmarkEnd w:id="21"/>
      <w:r w:rsidDel="00000000" w:rsidR="00000000" w:rsidRPr="00000000">
        <w:rPr>
          <w:rtl w:val="0"/>
        </w:rPr>
        <w:t xml:space="preserve">Big Data Algorithm and Data Structures</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8"/>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Bloom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Skiplist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sz w:val="18"/>
                <w:szCs w:val="18"/>
              </w:rPr>
            </w:pPr>
            <w:r w:rsidDel="00000000" w:rsidR="00000000" w:rsidRPr="00000000">
              <w:rPr>
                <w:sz w:val="18"/>
                <w:szCs w:val="18"/>
                <w:rtl w:val="0"/>
              </w:rPr>
              <w:t xml:space="preserve">A skip-list is essentially a linked list that allows you to binary search on it. The way it accomplishes this is by adding extra nodes that will enable you to ‘skip’ sections of the linked-list. Given a random coin toss to create the extra nodes, the skip list should have O(logn) searches, inserts and deletes.</w:t>
            </w:r>
          </w:p>
          <w:p w:rsidR="00000000" w:rsidDel="00000000" w:rsidP="00000000" w:rsidRDefault="00000000" w:rsidRPr="00000000" w14:paraId="0000013A">
            <w:pPr>
              <w:spacing w:line="240" w:lineRule="auto"/>
              <w:rPr>
                <w:sz w:val="18"/>
                <w:szCs w:val="18"/>
              </w:rPr>
            </w:pPr>
            <w:r w:rsidDel="00000000" w:rsidR="00000000" w:rsidRPr="00000000">
              <w:rPr>
                <w:rtl w:val="0"/>
              </w:rPr>
            </w:r>
          </w:p>
          <w:p w:rsidR="00000000" w:rsidDel="00000000" w:rsidP="00000000" w:rsidRDefault="00000000" w:rsidRPr="00000000" w14:paraId="0000013B">
            <w:pPr>
              <w:spacing w:line="240" w:lineRule="auto"/>
              <w:rPr>
                <w:sz w:val="18"/>
                <w:szCs w:val="18"/>
              </w:rPr>
            </w:pPr>
            <w:r w:rsidDel="00000000" w:rsidR="00000000" w:rsidRPr="00000000">
              <w:rPr>
                <w:sz w:val="18"/>
                <w:szCs w:val="18"/>
                <w:rtl w:val="0"/>
              </w:rPr>
              <w:t xml:space="preserve">Usecases</w:t>
            </w:r>
          </w:p>
          <w:p w:rsidR="00000000" w:rsidDel="00000000" w:rsidP="00000000" w:rsidRDefault="00000000" w:rsidRPr="00000000" w14:paraId="0000013C">
            <w:pPr>
              <w:numPr>
                <w:ilvl w:val="0"/>
                <w:numId w:val="15"/>
              </w:numPr>
              <w:spacing w:line="240" w:lineRule="auto"/>
              <w:ind w:left="720" w:hanging="360"/>
              <w:rPr>
                <w:sz w:val="18"/>
                <w:szCs w:val="18"/>
              </w:rPr>
            </w:pPr>
            <w:r w:rsidDel="00000000" w:rsidR="00000000" w:rsidRPr="00000000">
              <w:rPr>
                <w:sz w:val="18"/>
                <w:szCs w:val="18"/>
                <w:rtl w:val="0"/>
              </w:rPr>
              <w:t xml:space="preserve">LevelDB MemTable</w:t>
            </w:r>
          </w:p>
          <w:p w:rsidR="00000000" w:rsidDel="00000000" w:rsidP="00000000" w:rsidRDefault="00000000" w:rsidRPr="00000000" w14:paraId="0000013D">
            <w:pPr>
              <w:numPr>
                <w:ilvl w:val="0"/>
                <w:numId w:val="15"/>
              </w:numPr>
              <w:spacing w:line="240" w:lineRule="auto"/>
              <w:ind w:left="720" w:hanging="360"/>
              <w:rPr>
                <w:sz w:val="18"/>
                <w:szCs w:val="18"/>
              </w:rPr>
            </w:pPr>
            <w:r w:rsidDel="00000000" w:rsidR="00000000" w:rsidRPr="00000000">
              <w:rPr>
                <w:sz w:val="18"/>
                <w:szCs w:val="18"/>
                <w:rtl w:val="0"/>
              </w:rPr>
              <w:t xml:space="preserve">Redis SortedSet</w:t>
            </w:r>
          </w:p>
          <w:p w:rsidR="00000000" w:rsidDel="00000000" w:rsidP="00000000" w:rsidRDefault="00000000" w:rsidRPr="00000000" w14:paraId="0000013E">
            <w:pPr>
              <w:numPr>
                <w:ilvl w:val="0"/>
                <w:numId w:val="15"/>
              </w:numPr>
              <w:spacing w:line="240" w:lineRule="auto"/>
              <w:ind w:left="720" w:hanging="360"/>
              <w:rPr>
                <w:sz w:val="18"/>
                <w:szCs w:val="18"/>
              </w:rPr>
            </w:pPr>
            <w:r w:rsidDel="00000000" w:rsidR="00000000" w:rsidRPr="00000000">
              <w:rPr>
                <w:sz w:val="18"/>
                <w:szCs w:val="18"/>
                <w:rtl w:val="0"/>
              </w:rPr>
              <w:t xml:space="preserve">Lucene inverted index</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LSM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high </w:t>
            </w:r>
            <w:r w:rsidDel="00000000" w:rsidR="00000000" w:rsidRPr="00000000">
              <w:rPr>
                <w:rFonts w:ascii="Consolas" w:cs="Consolas" w:eastAsia="Consolas" w:hAnsi="Consolas"/>
                <w:sz w:val="18"/>
                <w:szCs w:val="18"/>
                <w:rtl w:val="0"/>
              </w:rPr>
              <w:t xml:space="preserve">volum</w:t>
            </w:r>
            <w:r w:rsidDel="00000000" w:rsidR="00000000" w:rsidRPr="00000000">
              <w:rPr>
                <w:rFonts w:ascii="Consolas" w:cs="Consolas" w:eastAsia="Consolas" w:hAnsi="Consolas"/>
                <w:sz w:val="18"/>
                <w:szCs w:val="18"/>
                <w:rtl w:val="0"/>
              </w:rPr>
              <w:t xml:space="preserve">e insertion</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Merkle Hash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Snappy and LZSS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compression</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Snappy Usercase: Google LevelDB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Cuckoo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Motivation: 解决 collision 问题，with worst-case O(1) lookup time</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=&gt; bucket1 = hash1(x), bucket2 = hash2(x), if either of them is empty, then use it; else push one of them to a different location in the table. </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Using just three hash functions increases the load to 91%. Using just 2 keys per bucket permits a load factor above 80%.</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CMU SILT (Small Index Large Table) a memory-efficient, high-performance key-value store system based on flash storage.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write-optimized and append-only, and indexed by a hash table that uses partial-key cuckoo hashing., a = hash1(key), b = hash2(key) 如果某个位置要被替换，可以直接从位置存储的内容获得下一个应该存储的位置(a 处存 b，b 处存 a，in-memory index 存 location tag 不存 key)，省去了读 flash 的过程。</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56">
      <w:pPr>
        <w:pStyle w:val="Heading2"/>
        <w:pBdr>
          <w:top w:space="0" w:sz="0" w:val="nil"/>
          <w:left w:space="0" w:sz="0" w:val="nil"/>
          <w:bottom w:space="0" w:sz="0" w:val="nil"/>
          <w:right w:space="0" w:sz="0" w:val="nil"/>
          <w:between w:space="0" w:sz="0" w:val="nil"/>
        </w:pBdr>
        <w:shd w:fill="auto" w:val="clear"/>
        <w:rPr/>
      </w:pPr>
      <w:bookmarkStart w:colFirst="0" w:colLast="0" w:name="_ydysn1rhlq7d" w:id="22"/>
      <w:bookmarkEnd w:id="22"/>
      <w:r w:rsidDel="00000000" w:rsidR="00000000" w:rsidRPr="00000000">
        <w:rPr>
          <w:rtl w:val="0"/>
        </w:rPr>
        <w:t xml:space="preserve">Resource Management and Scheduler</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58">
      <w:pPr>
        <w:pStyle w:val="Heading3"/>
        <w:pBdr>
          <w:top w:space="0" w:sz="0" w:val="nil"/>
          <w:left w:space="0" w:sz="0" w:val="nil"/>
          <w:bottom w:space="0" w:sz="0" w:val="nil"/>
          <w:right w:space="0" w:sz="0" w:val="nil"/>
          <w:between w:space="0" w:sz="0" w:val="nil"/>
        </w:pBdr>
        <w:shd w:fill="auto" w:val="clear"/>
        <w:jc w:val="center"/>
        <w:rPr/>
      </w:pPr>
      <w:bookmarkStart w:colFirst="0" w:colLast="0" w:name="_hh74j9nb803z" w:id="23"/>
      <w:bookmarkEnd w:id="23"/>
      <w:r w:rsidDel="00000000" w:rsidR="00000000" w:rsidRPr="00000000">
        <w:rPr>
          <w:rtl w:val="0"/>
        </w:rPr>
        <w:t xml:space="preserve">Abstraction Models</w:t>
      </w:r>
    </w:p>
    <w:p w:rsidR="00000000" w:rsidDel="00000000" w:rsidP="00000000" w:rsidRDefault="00000000" w:rsidRPr="00000000" w14:paraId="00000159">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16clx3ewpuzc" w:id="24"/>
      <w:bookmarkEnd w:id="24"/>
      <w:ins w:author="Wenqiong Guo" w:id="11" w:date="2017-12-30T05:23:12Z">
        <w:r w:rsidDel="00000000" w:rsidR="00000000" w:rsidRPr="00000000">
          <w:rPr>
            <w:rtl w:val="0"/>
          </w:rPr>
          <w:t xml:space="preserve"> </w:t>
        </w:r>
      </w:ins>
      <w:r w:rsidDel="00000000" w:rsidR="00000000" w:rsidRPr="00000000">
        <w:rPr>
          <w:rtl w:val="0"/>
        </w:rPr>
        <w:t xml:space="preserve">Basic Design Problems</w:t>
      </w:r>
    </w:p>
    <w:p w:rsidR="00000000" w:rsidDel="00000000" w:rsidP="00000000" w:rsidRDefault="00000000" w:rsidRPr="00000000" w14:paraId="0000015A">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7gjyr7fowhzm" w:id="25"/>
      <w:bookmarkEnd w:id="25"/>
      <w:r w:rsidDel="00000000" w:rsidR="00000000" w:rsidRPr="00000000">
        <w:rPr>
          <w:rtl w:val="0"/>
        </w:rPr>
        <w:t xml:space="preserve">Paradigms</w:t>
      </w:r>
    </w:p>
    <w:p w:rsidR="00000000" w:rsidDel="00000000" w:rsidP="00000000" w:rsidRDefault="00000000" w:rsidRPr="00000000" w14:paraId="0000015B">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v1kuyqhu08pz" w:id="26"/>
      <w:bookmarkEnd w:id="26"/>
      <w:r w:rsidDel="00000000" w:rsidR="00000000" w:rsidRPr="00000000">
        <w:rPr>
          <w:rtl w:val="0"/>
        </w:rPr>
        <w:t xml:space="preserve">Strategies</w:t>
      </w:r>
      <w:r w:rsidDel="00000000" w:rsidR="00000000" w:rsidRPr="00000000">
        <w:rPr>
          <w:rtl w:val="0"/>
        </w:rPr>
      </w:r>
    </w:p>
    <w:p w:rsidR="00000000" w:rsidDel="00000000" w:rsidP="00000000" w:rsidRDefault="00000000" w:rsidRPr="00000000" w14:paraId="0000015C">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rFonts w:ascii="Consolas" w:cs="Consolas" w:eastAsia="Consolas" w:hAnsi="Consolas"/>
        </w:rPr>
      </w:pPr>
      <w:bookmarkStart w:colFirst="0" w:colLast="0" w:name="_vuybb3gjoorn" w:id="27"/>
      <w:bookmarkEnd w:id="27"/>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5F">
      <w:pPr>
        <w:pStyle w:val="Heading2"/>
        <w:pBdr>
          <w:top w:space="0" w:sz="0" w:val="nil"/>
          <w:left w:space="0" w:sz="0" w:val="nil"/>
          <w:bottom w:space="0" w:sz="0" w:val="nil"/>
          <w:right w:space="0" w:sz="0" w:val="nil"/>
          <w:between w:space="0" w:sz="0" w:val="nil"/>
        </w:pBdr>
        <w:shd w:fill="auto" w:val="clear"/>
        <w:rPr/>
      </w:pPr>
      <w:bookmarkStart w:colFirst="0" w:colLast="0" w:name="_9rv97pv85pxf" w:id="28"/>
      <w:bookmarkEnd w:id="28"/>
      <w:r w:rsidDel="00000000" w:rsidR="00000000" w:rsidRPr="00000000">
        <w:rPr>
          <w:rtl w:val="0"/>
        </w:rPr>
        <w:t xml:space="preserve">Distributed Coordination System</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9"/>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Chubby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ZooKeeper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centralized </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68">
      <w:pPr>
        <w:pStyle w:val="Heading2"/>
        <w:pBdr>
          <w:top w:space="0" w:sz="0" w:val="nil"/>
          <w:left w:space="0" w:sz="0" w:val="nil"/>
          <w:bottom w:space="0" w:sz="0" w:val="nil"/>
          <w:right w:space="0" w:sz="0" w:val="nil"/>
          <w:between w:space="0" w:sz="0" w:val="nil"/>
        </w:pBdr>
        <w:shd w:fill="auto" w:val="clear"/>
        <w:rPr/>
      </w:pPr>
      <w:bookmarkStart w:colFirst="0" w:colLast="0" w:name="_n9z0g1j171rj" w:id="29"/>
      <w:bookmarkEnd w:id="29"/>
      <w:r w:rsidDel="00000000" w:rsidR="00000000" w:rsidRPr="00000000">
        <w:rPr>
          <w:rtl w:val="0"/>
        </w:rPr>
        <w:t xml:space="preserve">Distributed Communication</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6A">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ojrme3cjgvcw" w:id="30"/>
      <w:bookmarkEnd w:id="30"/>
      <w:r w:rsidDel="00000000" w:rsidR="00000000" w:rsidRPr="00000000">
        <w:rPr>
          <w:rtl w:val="0"/>
        </w:rPr>
        <w:t xml:space="preserve">Serialization and RPC Frameworks</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tbl>
      <w:tblPr>
        <w:tblStyle w:val="Table10"/>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8565"/>
        <w:tblGridChange w:id="0">
          <w:tblGrid>
            <w:gridCol w:w="3345"/>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HTTP (RESTful api), RPC, RMI, UDP, TCP ? Tradeoffs</w:t>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UDP and TCP are both transport layer. TCP is reliable and connection-based. UDP is connectionless and unreliable.</w:t>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HTTP is application layer. It is normally TCP based since HTTP assumes a reliable transport.</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RPC, application layer protocol. [</w:t>
            </w:r>
            <w:r w:rsidDel="00000000" w:rsidR="00000000" w:rsidRPr="00000000">
              <w:rPr>
                <w:rFonts w:ascii="Consolas" w:cs="Consolas" w:eastAsia="Consolas" w:hAnsi="Consolas"/>
                <w:sz w:val="18"/>
                <w:szCs w:val="18"/>
                <w:rtl w:val="0"/>
              </w:rPr>
              <w:t xml:space="preserve">What is RPC? How to implement it?</w:t>
            </w:r>
            <w:r w:rsidDel="00000000" w:rsidR="00000000" w:rsidRPr="00000000">
              <w:rPr>
                <w:rFonts w:ascii="Consolas" w:cs="Consolas" w:eastAsia="Consolas" w:hAnsi="Consolas"/>
                <w:sz w:val="18"/>
                <w:szCs w:val="18"/>
                <w:highlight w:val="white"/>
                <w:rtl w:val="0"/>
              </w:rPr>
              <w:t xml:space="preserve">]</w:t>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[RESTful]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What is RPC? How to implement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sz w:val="18"/>
                <w:szCs w:val="18"/>
                <w:rtl w:val="0"/>
              </w:rPr>
              <w:t xml:space="preserve">a remote procedure call (RPC) is an </w:t>
            </w:r>
            <w:r w:rsidDel="00000000" w:rsidR="00000000" w:rsidRPr="00000000">
              <w:rPr>
                <w:rFonts w:ascii="Consolas" w:cs="Consolas" w:eastAsia="Consolas" w:hAnsi="Consolas"/>
                <w:color w:val="ff0000"/>
                <w:sz w:val="18"/>
                <w:szCs w:val="18"/>
                <w:rtl w:val="0"/>
              </w:rPr>
              <w:t xml:space="preserve">inter-process communication </w:t>
            </w:r>
            <w:r w:rsidDel="00000000" w:rsidR="00000000" w:rsidRPr="00000000">
              <w:rPr>
                <w:rFonts w:ascii="Consolas" w:cs="Consolas" w:eastAsia="Consolas" w:hAnsi="Consolas"/>
                <w:sz w:val="18"/>
                <w:szCs w:val="18"/>
                <w:rtl w:val="0"/>
              </w:rPr>
              <w:t xml:space="preserve">that allows a computer program to </w:t>
            </w:r>
            <w:r w:rsidDel="00000000" w:rsidR="00000000" w:rsidRPr="00000000">
              <w:rPr>
                <w:rFonts w:ascii="Consolas" w:cs="Consolas" w:eastAsia="Consolas" w:hAnsi="Consolas"/>
                <w:color w:val="ff0000"/>
                <w:sz w:val="18"/>
                <w:szCs w:val="18"/>
                <w:rtl w:val="0"/>
              </w:rPr>
              <w:t xml:space="preserve">cause a subroutine or procedure to execute in another address space (commonly on another computer on a shared network) without the programmer explicitly coding the details for this remote interaction</w:t>
            </w:r>
            <w:r w:rsidDel="00000000" w:rsidR="00000000" w:rsidRPr="00000000">
              <w:rPr>
                <w:rFonts w:ascii="Consolas" w:cs="Consolas" w:eastAsia="Consolas" w:hAnsi="Consolas"/>
                <w:sz w:val="18"/>
                <w:szCs w:val="18"/>
                <w:rtl w:val="0"/>
              </w:rPr>
              <w:t xml:space="preserve">. That is, the programmer writes essentially the same code whether the subroutine is local to the executing program, or remote. When the software in question uses </w:t>
            </w:r>
            <w:r w:rsidDel="00000000" w:rsidR="00000000" w:rsidRPr="00000000">
              <w:rPr>
                <w:rFonts w:ascii="Consolas" w:cs="Consolas" w:eastAsia="Consolas" w:hAnsi="Consolas"/>
                <w:color w:val="ff0000"/>
                <w:sz w:val="18"/>
                <w:szCs w:val="18"/>
                <w:rtl w:val="0"/>
              </w:rPr>
              <w:t xml:space="preserve">object-oriented</w:t>
            </w:r>
            <w:r w:rsidDel="00000000" w:rsidR="00000000" w:rsidRPr="00000000">
              <w:rPr>
                <w:rFonts w:ascii="Consolas" w:cs="Consolas" w:eastAsia="Consolas" w:hAnsi="Consolas"/>
                <w:sz w:val="18"/>
                <w:szCs w:val="18"/>
                <w:rtl w:val="0"/>
              </w:rPr>
              <w:t xml:space="preserve"> principles, RPC is called </w:t>
            </w:r>
            <w:r w:rsidDel="00000000" w:rsidR="00000000" w:rsidRPr="00000000">
              <w:rPr>
                <w:rFonts w:ascii="Consolas" w:cs="Consolas" w:eastAsia="Consolas" w:hAnsi="Consolas"/>
                <w:color w:val="ff0000"/>
                <w:sz w:val="18"/>
                <w:szCs w:val="18"/>
                <w:rtl w:val="0"/>
              </w:rPr>
              <w:t xml:space="preserve">remote invocation or remote method invocation (RMI).</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638550" cy="1384300"/>
                  <wp:effectExtent b="0" l="0" r="0" t="0"/>
                  <wp:docPr id="22"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6385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color w:val="ff0000"/>
                <w:sz w:val="18"/>
                <w:szCs w:val="18"/>
                <w:rtl w:val="0"/>
              </w:rPr>
              <w:t xml:space="preserve">Stub procedure</w:t>
            </w:r>
            <w:r w:rsidDel="00000000" w:rsidR="00000000" w:rsidRPr="00000000">
              <w:rPr>
                <w:rFonts w:ascii="Consolas" w:cs="Consolas" w:eastAsia="Consolas" w:hAnsi="Consolas"/>
                <w:sz w:val="18"/>
                <w:szCs w:val="18"/>
                <w:rtl w:val="0"/>
              </w:rPr>
              <w:t xml:space="preserve">: a local procedure to marshal the procedure identifier and the arguments into a request message, which it sends via its communication module to the server. When the reply message arrives, it unmarshals the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Protobuf vs Thrift vs Avro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Google Protobuf, open source version does not have RPC implementations but only API. Smaller serialized data and slightly faster. Better documentations and cleaner APIs.  </w:t>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Facebook Thrift, support more languages, richer data structures(support richer data structures: List/Set/Map, etc，Protobuf不支持。Usercase: Hbase/Cassandra/Hypertable/Scrib/..  Incomplete documentation and hard to find good examples. </w:t>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Apache Avro:  </w:t>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Avro is heavily used in the hadoop ecosystem. It is based on dynamic schemas in Json. </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Avro differs from these systems in the following fundamental aspects. </w:t>
            </w:r>
            <w:r w:rsidDel="00000000" w:rsidR="00000000" w:rsidRPr="00000000">
              <w:rPr>
                <w:rtl w:val="0"/>
              </w:rPr>
            </w:r>
          </w:p>
          <w:p w:rsidR="00000000" w:rsidDel="00000000" w:rsidP="00000000" w:rsidRDefault="00000000" w:rsidRPr="00000000" w14:paraId="00000182">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1440" w:hanging="360"/>
              <w:rPr>
                <w:rFonts w:ascii="Consolas" w:cs="Consolas" w:eastAsia="Consolas" w:hAnsi="Consolas"/>
                <w:sz w:val="18"/>
                <w:szCs w:val="18"/>
              </w:rPr>
            </w:pPr>
            <w:r w:rsidDel="00000000" w:rsidR="00000000" w:rsidRPr="00000000">
              <w:rPr>
                <w:rFonts w:ascii="Consolas" w:cs="Consolas" w:eastAsia="Consolas" w:hAnsi="Consolas"/>
                <w:i w:val="1"/>
                <w:sz w:val="18"/>
                <w:szCs w:val="18"/>
                <w:highlight w:val="white"/>
                <w:rtl w:val="0"/>
              </w:rPr>
              <w:t xml:space="preserve">Dynamic typing</w:t>
            </w:r>
            <w:r w:rsidDel="00000000" w:rsidR="00000000" w:rsidRPr="00000000">
              <w:rPr>
                <w:rFonts w:ascii="Consolas" w:cs="Consolas" w:eastAsia="Consolas" w:hAnsi="Consolas"/>
                <w:sz w:val="18"/>
                <w:szCs w:val="18"/>
                <w:highlight w:val="white"/>
                <w:rtl w:val="0"/>
              </w:rPr>
              <w:t xml:space="preserve">: Avro does not require that code be generated. Data is always accompanied by a schema that permits full processing of that data without code generation, static datatypes, etc. This facilitates construction of generic data-processing systems and languages. </w:t>
            </w:r>
          </w:p>
          <w:p w:rsidR="00000000" w:rsidDel="00000000" w:rsidP="00000000" w:rsidRDefault="00000000" w:rsidRPr="00000000" w14:paraId="00000183">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1440" w:hanging="360"/>
              <w:rPr>
                <w:rFonts w:ascii="Consolas" w:cs="Consolas" w:eastAsia="Consolas" w:hAnsi="Consolas"/>
                <w:sz w:val="18"/>
                <w:szCs w:val="18"/>
              </w:rPr>
            </w:pPr>
            <w:r w:rsidDel="00000000" w:rsidR="00000000" w:rsidRPr="00000000">
              <w:rPr>
                <w:rFonts w:ascii="Consolas" w:cs="Consolas" w:eastAsia="Consolas" w:hAnsi="Consolas"/>
                <w:i w:val="1"/>
                <w:sz w:val="18"/>
                <w:szCs w:val="18"/>
                <w:highlight w:val="white"/>
                <w:rtl w:val="0"/>
              </w:rPr>
              <w:t xml:space="preserve">Untagged data</w:t>
            </w:r>
            <w:r w:rsidDel="00000000" w:rsidR="00000000" w:rsidRPr="00000000">
              <w:rPr>
                <w:rFonts w:ascii="Consolas" w:cs="Consolas" w:eastAsia="Consolas" w:hAnsi="Consolas"/>
                <w:sz w:val="18"/>
                <w:szCs w:val="18"/>
                <w:highlight w:val="white"/>
                <w:rtl w:val="0"/>
              </w:rPr>
              <w:t xml:space="preserve">: Since the schema is present when data is read, considerably less type information need be encoded with data, resulting in smaller serialization size. </w:t>
            </w:r>
          </w:p>
          <w:p w:rsidR="00000000" w:rsidDel="00000000" w:rsidP="00000000" w:rsidRDefault="00000000" w:rsidRPr="00000000" w14:paraId="00000184">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1440" w:hanging="360"/>
              <w:rPr>
                <w:rFonts w:ascii="Consolas" w:cs="Consolas" w:eastAsia="Consolas" w:hAnsi="Consolas"/>
                <w:sz w:val="18"/>
                <w:szCs w:val="18"/>
              </w:rPr>
            </w:pPr>
            <w:r w:rsidDel="00000000" w:rsidR="00000000" w:rsidRPr="00000000">
              <w:rPr>
                <w:rFonts w:ascii="Consolas" w:cs="Consolas" w:eastAsia="Consolas" w:hAnsi="Consolas"/>
                <w:i w:val="1"/>
                <w:sz w:val="18"/>
                <w:szCs w:val="18"/>
                <w:highlight w:val="white"/>
                <w:rtl w:val="0"/>
              </w:rPr>
              <w:t xml:space="preserve">No manually-assigned field IDs</w:t>
            </w:r>
            <w:r w:rsidDel="00000000" w:rsidR="00000000" w:rsidRPr="00000000">
              <w:rPr>
                <w:rFonts w:ascii="Consolas" w:cs="Consolas" w:eastAsia="Consolas" w:hAnsi="Consolas"/>
                <w:sz w:val="18"/>
                <w:szCs w:val="18"/>
                <w:highlight w:val="white"/>
                <w:rtl w:val="0"/>
              </w:rPr>
              <w:t xml:space="preserve">: When a schema changes, both the old and new schema are always present when processing data, so differences may be resolved symbolically, using field names.</w:t>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Distributed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refers to software modules that are designed to work together, but reside either in multiple computers connected via a network or in different processes inside the same computer. One object sends a message to another object in a remote machine or process to perform some task. The results are sent back to the calling object.</w:t>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Distributed objects are used in Java RMI.</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CORBA lets one build distributed mixed object systems.</w:t>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DCOM is a framework for distributed objects on the Microsoft platform.</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JavaSpaces is a Sun specification for a distributed, shared memory (spaces based)  </w:t>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Style w:val="Heading3"/>
        <w:pBdr>
          <w:top w:space="0" w:sz="0" w:val="nil"/>
          <w:left w:space="0" w:sz="0" w:val="nil"/>
          <w:bottom w:space="0" w:sz="0" w:val="nil"/>
          <w:right w:space="0" w:sz="0" w:val="nil"/>
          <w:between w:space="0" w:sz="0" w:val="nil"/>
        </w:pBdr>
        <w:shd w:fill="auto" w:val="clear"/>
        <w:jc w:val="center"/>
        <w:rPr/>
      </w:pPr>
      <w:bookmarkStart w:colFirst="0" w:colLast="0" w:name="_2o2elwi48bzl" w:id="31"/>
      <w:bookmarkEnd w:id="31"/>
      <w:r w:rsidDel="00000000" w:rsidR="00000000" w:rsidRPr="00000000">
        <w:rPr>
          <w:rtl w:val="0"/>
        </w:rPr>
        <w:t xml:space="preserve">HTTP and RESTful API</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1"/>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0365"/>
        <w:tblGridChange w:id="0">
          <w:tblGrid>
            <w:gridCol w:w="1545"/>
            <w:gridCol w:w="10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RESTful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REST(Representational state transfer of </w:t>
            </w:r>
            <w:r w:rsidDel="00000000" w:rsidR="00000000" w:rsidRPr="00000000">
              <w:rPr>
                <w:rFonts w:ascii="Consolas" w:cs="Consolas" w:eastAsia="Consolas" w:hAnsi="Consolas"/>
                <w:color w:val="ff0000"/>
                <w:sz w:val="18"/>
                <w:szCs w:val="18"/>
                <w:highlight w:val="white"/>
                <w:rtl w:val="0"/>
              </w:rPr>
              <w:t xml:space="preserve">resources</w:t>
            </w:r>
            <w:r w:rsidDel="00000000" w:rsidR="00000000" w:rsidRPr="00000000">
              <w:rPr>
                <w:rFonts w:ascii="Consolas" w:cs="Consolas" w:eastAsia="Consolas" w:hAnsi="Consolas"/>
                <w:sz w:val="18"/>
                <w:szCs w:val="18"/>
                <w:highlight w:val="white"/>
                <w:rtl w:val="0"/>
              </w:rPr>
              <w:t xml:space="preserv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sz w:val="18"/>
                <w:szCs w:val="18"/>
                <w:highlight w:val="white"/>
                <w:rtl w:val="0"/>
              </w:rPr>
              <w:t xml:space="preserve">Best practice of HTTP API to interact with resources.</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highlight w:val="white"/>
              </w:rPr>
            </w:pPr>
            <w:r w:rsidDel="00000000" w:rsidR="00000000" w:rsidRPr="00000000">
              <w:rPr>
                <w:rFonts w:ascii="Consolas" w:cs="Consolas" w:eastAsia="Consolas" w:hAnsi="Consolas"/>
                <w:color w:val="ff0000"/>
                <w:sz w:val="18"/>
                <w:szCs w:val="18"/>
                <w:highlight w:val="white"/>
                <w:rtl w:val="0"/>
              </w:rPr>
              <w:t xml:space="preserve">- URL only decides the location. Headers (Accept and Content-Type, etc.) decide the representation. HTTP methods(GET/POST/PUT/DELETE) decide the state transfer. </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sz w:val="18"/>
                <w:szCs w:val="18"/>
                <w:highlight w:val="white"/>
                <w:rtl w:val="0"/>
              </w:rPr>
              <w:t xml:space="preserve">minimize the coupling between client and server (a huge number of HTTP infras on various clients, data-marshalling). </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Stateless and scaling out.</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service partitioning feasible. </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Public API.</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OAuth2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Ratelimiting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Token Bucket and leaky bucket</w:t>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23">
              <w:r w:rsidDel="00000000" w:rsidR="00000000" w:rsidRPr="00000000">
                <w:rPr>
                  <w:rFonts w:ascii="Consolas" w:cs="Consolas" w:eastAsia="Consolas" w:hAnsi="Consolas"/>
                  <w:color w:val="1155cc"/>
                  <w:sz w:val="18"/>
                  <w:szCs w:val="18"/>
                  <w:u w:val="single"/>
                  <w:rtl w:val="0"/>
                </w:rPr>
                <w:t xml:space="preserve">http://zhengyun-ustc.iteye.com/blog/1895814</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public class RateLimiter {</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private long _lastTime = System.currentTimeMillis();</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private double _permitsPerSecond;</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private double _allowance = _permitsPerSecond;</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public RateLimiter(double permitsPerSecond) {</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_permitsPerSecond = permitsPerSecond;</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public boolean acquire() {</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long curTime = System.currentTimeMillis();</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double timeEplasedInSec = (curTime - _lastTime) / 1000.0;</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_lastTime = curTime;</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_allowance += timeEplasedInSec * _permitsPerSecond;</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if (_allowance &gt; _permitsPerSecond)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_allowance = _permitsPerSecond;</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if (_allowance &lt; 1) {</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return false;</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 else {</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_allowance -= 1;</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return true;</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public static void main(String[] args) {</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RateLimiter limiter = new RateLimiter(2);</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Scanner keyboard = new Scanner(System.in);</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while (keyboard.nextLine() != null) {</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System.out.println(limiter.acquire() + new Timestamp(System.currentTimeMillis()).toString());</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D">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73djem4ug7tz" w:id="32"/>
      <w:bookmarkEnd w:id="32"/>
      <w:r w:rsidDel="00000000" w:rsidR="00000000" w:rsidRPr="00000000">
        <w:rPr>
          <w:rtl w:val="0"/>
        </w:rPr>
        <w:t xml:space="preserve">Messaging Queue</w:t>
      </w:r>
    </w:p>
    <w:p w:rsidR="00000000" w:rsidDel="00000000" w:rsidP="00000000" w:rsidRDefault="00000000" w:rsidRPr="00000000" w14:paraId="000001CE">
      <w:pPr>
        <w:pStyle w:val="Heading3"/>
        <w:keepNext w:val="1"/>
        <w:keepLines w:val="1"/>
        <w:pBdr>
          <w:top w:space="0" w:sz="0" w:val="nil"/>
          <w:left w:space="0" w:sz="0" w:val="nil"/>
          <w:bottom w:space="0" w:sz="0" w:val="nil"/>
          <w:right w:space="0" w:sz="0" w:val="nil"/>
          <w:between w:space="0" w:sz="0" w:val="nil"/>
        </w:pBdr>
        <w:shd w:fill="auto" w:val="clear"/>
        <w:spacing w:before="160" w:lineRule="auto"/>
        <w:jc w:val="center"/>
        <w:rPr/>
      </w:pPr>
      <w:bookmarkStart w:colFirst="0" w:colLast="0" w:name="_7v7xk0p9khgb" w:id="33"/>
      <w:bookmarkEnd w:id="33"/>
      <w:r w:rsidDel="00000000" w:rsidR="00000000" w:rsidRPr="00000000">
        <w:rPr>
          <w:rtl w:val="0"/>
        </w:rPr>
        <w:t xml:space="preserve">Application-Level Multi-Broadcast</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Data Pipeline</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2"/>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Kafka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shd w:fill="ffffff" w:val="clear"/>
              <w:spacing w:after="120" w:before="480" w:line="240" w:lineRule="auto"/>
              <w:rPr>
                <w:sz w:val="18"/>
                <w:szCs w:val="18"/>
              </w:rPr>
            </w:pPr>
            <w:hyperlink r:id="rId24">
              <w:r w:rsidDel="00000000" w:rsidR="00000000" w:rsidRPr="00000000">
                <w:rPr>
                  <w:color w:val="1155cc"/>
                  <w:sz w:val="18"/>
                  <w:szCs w:val="18"/>
                  <w:u w:val="single"/>
                  <w:rtl w:val="0"/>
                </w:rPr>
                <w:t xml:space="preserve">https://puncsky.com/notes/61-what-is-apache-kafka</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1D7">
            <w:pPr>
              <w:pStyle w:val="Heading1"/>
              <w:keepNext w:val="0"/>
              <w:keepLines w:val="0"/>
              <w:shd w:fill="ffffff" w:val="clear"/>
              <w:spacing w:after="120" w:before="480" w:line="240" w:lineRule="auto"/>
              <w:rPr>
                <w:rFonts w:ascii="Arial" w:cs="Arial" w:eastAsia="Arial" w:hAnsi="Arial"/>
                <w:b w:val="1"/>
                <w:color w:val="333333"/>
                <w:sz w:val="18"/>
                <w:szCs w:val="18"/>
                <w:highlight w:val="white"/>
              </w:rPr>
            </w:pPr>
            <w:bookmarkStart w:colFirst="0" w:colLast="0" w:name="_43cx3t68vsc" w:id="34"/>
            <w:bookmarkEnd w:id="34"/>
            <w:r w:rsidDel="00000000" w:rsidR="00000000" w:rsidRPr="00000000">
              <w:rPr>
                <w:rFonts w:ascii="Arial" w:cs="Arial" w:eastAsia="Arial" w:hAnsi="Arial"/>
                <w:b w:val="1"/>
                <w:color w:val="333333"/>
                <w:sz w:val="18"/>
                <w:szCs w:val="18"/>
                <w:highlight w:val="white"/>
                <w:rtl w:val="0"/>
              </w:rPr>
              <w:t xml:space="preserve"># What is Apache Kafka?</w:t>
            </w:r>
          </w:p>
          <w:p w:rsidR="00000000" w:rsidDel="00000000" w:rsidP="00000000" w:rsidRDefault="00000000" w:rsidRPr="00000000" w14:paraId="000001D8">
            <w:pPr>
              <w:spacing w:line="240" w:lineRule="auto"/>
              <w:rPr>
                <w:color w:val="b4b4b4"/>
                <w:sz w:val="18"/>
                <w:szCs w:val="18"/>
                <w:highlight w:val="white"/>
              </w:rPr>
            </w:pPr>
            <w:r w:rsidDel="00000000" w:rsidR="00000000" w:rsidRPr="00000000">
              <w:rPr>
                <w:rtl w:val="0"/>
              </w:rPr>
            </w:r>
          </w:p>
          <w:p w:rsidR="00000000" w:rsidDel="00000000" w:rsidP="00000000" w:rsidRDefault="00000000" w:rsidRPr="00000000" w14:paraId="000001D9">
            <w:pPr>
              <w:spacing w:line="240" w:lineRule="auto"/>
              <w:rPr>
                <w:color w:val="333333"/>
                <w:sz w:val="18"/>
                <w:szCs w:val="18"/>
                <w:highlight w:val="white"/>
              </w:rPr>
            </w:pPr>
            <w:r w:rsidDel="00000000" w:rsidR="00000000" w:rsidRPr="00000000">
              <w:rPr>
                <w:color w:val="333333"/>
                <w:sz w:val="18"/>
                <w:szCs w:val="18"/>
                <w:highlight w:val="white"/>
                <w:rtl w:val="0"/>
              </w:rPr>
              <w:t xml:space="preserve">Apache Kafka is a distributed streaming platform.</w:t>
            </w:r>
          </w:p>
          <w:p w:rsidR="00000000" w:rsidDel="00000000" w:rsidP="00000000" w:rsidRDefault="00000000" w:rsidRPr="00000000" w14:paraId="000001DA">
            <w:pPr>
              <w:pStyle w:val="Heading2"/>
              <w:keepNext w:val="0"/>
              <w:keepLines w:val="0"/>
              <w:spacing w:after="80" w:before="360" w:line="240" w:lineRule="auto"/>
              <w:rPr>
                <w:rFonts w:ascii="Arial" w:cs="Arial" w:eastAsia="Arial" w:hAnsi="Arial"/>
                <w:color w:val="333333"/>
                <w:sz w:val="18"/>
                <w:szCs w:val="18"/>
                <w:highlight w:val="white"/>
              </w:rPr>
            </w:pPr>
            <w:bookmarkStart w:colFirst="0" w:colLast="0" w:name="_cyycpitp9im8" w:id="35"/>
            <w:bookmarkEnd w:id="35"/>
            <w:hyperlink r:id="rId25">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Why use Apache Kafka?</w:t>
            </w:r>
          </w:p>
          <w:p w:rsidR="00000000" w:rsidDel="00000000" w:rsidP="00000000" w:rsidRDefault="00000000" w:rsidRPr="00000000" w14:paraId="000001DB">
            <w:pPr>
              <w:spacing w:line="240" w:lineRule="auto"/>
              <w:rPr>
                <w:color w:val="333333"/>
                <w:sz w:val="18"/>
                <w:szCs w:val="18"/>
                <w:highlight w:val="white"/>
              </w:rPr>
            </w:pPr>
            <w:r w:rsidDel="00000000" w:rsidR="00000000" w:rsidRPr="00000000">
              <w:rPr>
                <w:color w:val="333333"/>
                <w:sz w:val="18"/>
                <w:szCs w:val="18"/>
                <w:highlight w:val="white"/>
                <w:rtl w:val="0"/>
              </w:rPr>
              <w:t xml:space="preserve">Its abstraction is a queue and it features</w:t>
            </w:r>
          </w:p>
          <w:p w:rsidR="00000000" w:rsidDel="00000000" w:rsidP="00000000" w:rsidRDefault="00000000" w:rsidRPr="00000000" w14:paraId="000001DC">
            <w:pPr>
              <w:numPr>
                <w:ilvl w:val="0"/>
                <w:numId w:val="3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a distributed pub-sub messaging system that resolves N^2 relationships to N. Publishers and subscribers can operate at their own rates.</w:t>
            </w:r>
          </w:p>
          <w:p w:rsidR="00000000" w:rsidDel="00000000" w:rsidP="00000000" w:rsidRDefault="00000000" w:rsidRPr="00000000" w14:paraId="000001DD">
            <w:pPr>
              <w:numPr>
                <w:ilvl w:val="0"/>
                <w:numId w:val="3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super fast with zero-copy technology</w:t>
            </w:r>
          </w:p>
          <w:p w:rsidR="00000000" w:rsidDel="00000000" w:rsidP="00000000" w:rsidRDefault="00000000" w:rsidRPr="00000000" w14:paraId="000001DE">
            <w:pPr>
              <w:numPr>
                <w:ilvl w:val="0"/>
                <w:numId w:val="3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support fault-tolerant data persistence</w:t>
            </w:r>
          </w:p>
          <w:p w:rsidR="00000000" w:rsidDel="00000000" w:rsidP="00000000" w:rsidRDefault="00000000" w:rsidRPr="00000000" w14:paraId="000001DF">
            <w:pPr>
              <w:spacing w:line="240" w:lineRule="auto"/>
              <w:rPr>
                <w:color w:val="333333"/>
                <w:sz w:val="18"/>
                <w:szCs w:val="18"/>
                <w:highlight w:val="white"/>
              </w:rPr>
            </w:pPr>
            <w:r w:rsidDel="00000000" w:rsidR="00000000" w:rsidRPr="00000000">
              <w:rPr>
                <w:color w:val="333333"/>
                <w:sz w:val="18"/>
                <w:szCs w:val="18"/>
                <w:highlight w:val="white"/>
                <w:rtl w:val="0"/>
              </w:rPr>
              <w:t xml:space="preserve">It can be applied to</w:t>
            </w:r>
          </w:p>
          <w:p w:rsidR="00000000" w:rsidDel="00000000" w:rsidP="00000000" w:rsidRDefault="00000000" w:rsidRPr="00000000" w14:paraId="000001E0">
            <w:pPr>
              <w:numPr>
                <w:ilvl w:val="0"/>
                <w:numId w:val="2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logging by topics</w:t>
            </w:r>
          </w:p>
          <w:p w:rsidR="00000000" w:rsidDel="00000000" w:rsidP="00000000" w:rsidRDefault="00000000" w:rsidRPr="00000000" w14:paraId="000001E1">
            <w:pPr>
              <w:numPr>
                <w:ilvl w:val="0"/>
                <w:numId w:val="2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messaging system</w:t>
            </w:r>
          </w:p>
          <w:p w:rsidR="00000000" w:rsidDel="00000000" w:rsidP="00000000" w:rsidRDefault="00000000" w:rsidRPr="00000000" w14:paraId="000001E2">
            <w:pPr>
              <w:numPr>
                <w:ilvl w:val="0"/>
                <w:numId w:val="2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geo-replication</w:t>
            </w:r>
          </w:p>
          <w:p w:rsidR="00000000" w:rsidDel="00000000" w:rsidP="00000000" w:rsidRDefault="00000000" w:rsidRPr="00000000" w14:paraId="000001E3">
            <w:pPr>
              <w:numPr>
                <w:ilvl w:val="0"/>
                <w:numId w:val="28"/>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stream processing</w:t>
            </w:r>
          </w:p>
          <w:p w:rsidR="00000000" w:rsidDel="00000000" w:rsidP="00000000" w:rsidRDefault="00000000" w:rsidRPr="00000000" w14:paraId="000001E4">
            <w:pPr>
              <w:pStyle w:val="Heading2"/>
              <w:keepNext w:val="0"/>
              <w:keepLines w:val="0"/>
              <w:spacing w:after="80" w:before="360" w:line="240" w:lineRule="auto"/>
              <w:rPr>
                <w:rFonts w:ascii="Arial" w:cs="Arial" w:eastAsia="Arial" w:hAnsi="Arial"/>
                <w:color w:val="333333"/>
                <w:sz w:val="18"/>
                <w:szCs w:val="18"/>
                <w:highlight w:val="white"/>
              </w:rPr>
            </w:pPr>
            <w:bookmarkStart w:colFirst="0" w:colLast="0" w:name="_41t3l6tz4u0h" w:id="36"/>
            <w:bookmarkEnd w:id="36"/>
            <w:hyperlink r:id="rId26">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Why is Kafka so fast?</w:t>
            </w:r>
          </w:p>
          <w:p w:rsidR="00000000" w:rsidDel="00000000" w:rsidP="00000000" w:rsidRDefault="00000000" w:rsidRPr="00000000" w14:paraId="000001E5">
            <w:pPr>
              <w:spacing w:line="240" w:lineRule="auto"/>
              <w:rPr>
                <w:color w:val="333333"/>
                <w:sz w:val="18"/>
                <w:szCs w:val="18"/>
                <w:highlight w:val="white"/>
              </w:rPr>
            </w:pPr>
            <w:r w:rsidDel="00000000" w:rsidR="00000000" w:rsidRPr="00000000">
              <w:rPr>
                <w:color w:val="333333"/>
                <w:sz w:val="18"/>
                <w:szCs w:val="18"/>
                <w:highlight w:val="white"/>
                <w:rtl w:val="0"/>
              </w:rPr>
              <w:t xml:space="preserve">Kafka is using zero copy in which that CPU does not perform the task of copying data from one memory area to another.</w:t>
            </w:r>
          </w:p>
          <w:p w:rsidR="00000000" w:rsidDel="00000000" w:rsidP="00000000" w:rsidRDefault="00000000" w:rsidRPr="00000000" w14:paraId="000001E6">
            <w:pPr>
              <w:spacing w:line="240" w:lineRule="auto"/>
              <w:rPr>
                <w:color w:val="333333"/>
                <w:sz w:val="18"/>
                <w:szCs w:val="18"/>
                <w:highlight w:val="white"/>
              </w:rPr>
            </w:pPr>
            <w:r w:rsidDel="00000000" w:rsidR="00000000" w:rsidRPr="00000000">
              <w:rPr>
                <w:color w:val="333333"/>
                <w:sz w:val="18"/>
                <w:szCs w:val="18"/>
                <w:highlight w:val="white"/>
                <w:rtl w:val="0"/>
              </w:rPr>
              <w:t xml:space="preserve">Without zero copy:</w:t>
            </w:r>
          </w:p>
          <w:p w:rsidR="00000000" w:rsidDel="00000000" w:rsidP="00000000" w:rsidRDefault="00000000" w:rsidRPr="00000000" w14:paraId="000001E7">
            <w:pPr>
              <w:spacing w:line="24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3286508" cy="2747963"/>
                  <wp:effectExtent b="0" l="0" r="0" t="0"/>
                  <wp:docPr id="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286508"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rPr>
                <w:color w:val="333333"/>
                <w:sz w:val="18"/>
                <w:szCs w:val="18"/>
                <w:highlight w:val="white"/>
              </w:rPr>
            </w:pPr>
            <w:r w:rsidDel="00000000" w:rsidR="00000000" w:rsidRPr="00000000">
              <w:rPr>
                <w:color w:val="333333"/>
                <w:sz w:val="18"/>
                <w:szCs w:val="18"/>
                <w:highlight w:val="white"/>
                <w:rtl w:val="0"/>
              </w:rPr>
              <w:t xml:space="preserve">With zero copy:</w:t>
            </w:r>
          </w:p>
          <w:p w:rsidR="00000000" w:rsidDel="00000000" w:rsidP="00000000" w:rsidRDefault="00000000" w:rsidRPr="00000000" w14:paraId="000001E9">
            <w:pPr>
              <w:spacing w:line="24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2580451" cy="2300288"/>
                  <wp:effectExtent b="0" l="0" r="0" t="0"/>
                  <wp:docPr id="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580451"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2"/>
              <w:keepNext w:val="0"/>
              <w:keepLines w:val="0"/>
              <w:spacing w:after="80" w:before="360" w:line="240" w:lineRule="auto"/>
              <w:rPr>
                <w:rFonts w:ascii="Arial" w:cs="Arial" w:eastAsia="Arial" w:hAnsi="Arial"/>
                <w:color w:val="333333"/>
                <w:sz w:val="18"/>
                <w:szCs w:val="18"/>
                <w:highlight w:val="white"/>
              </w:rPr>
            </w:pPr>
            <w:bookmarkStart w:colFirst="0" w:colLast="0" w:name="_6ntjzax3265n" w:id="37"/>
            <w:bookmarkEnd w:id="37"/>
            <w:hyperlink r:id="rId29">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Architecture</w:t>
            </w:r>
          </w:p>
          <w:p w:rsidR="00000000" w:rsidDel="00000000" w:rsidP="00000000" w:rsidRDefault="00000000" w:rsidRPr="00000000" w14:paraId="000001EB">
            <w:pPr>
              <w:spacing w:line="240" w:lineRule="auto"/>
              <w:rPr>
                <w:color w:val="333333"/>
                <w:sz w:val="18"/>
                <w:szCs w:val="18"/>
                <w:highlight w:val="white"/>
              </w:rPr>
            </w:pPr>
            <w:r w:rsidDel="00000000" w:rsidR="00000000" w:rsidRPr="00000000">
              <w:rPr>
                <w:color w:val="333333"/>
                <w:sz w:val="18"/>
                <w:szCs w:val="18"/>
                <w:highlight w:val="white"/>
                <w:rtl w:val="0"/>
              </w:rPr>
              <w:t xml:space="preserve">Looking from outside, producers write to brokers, and consumers read from brokers.</w:t>
            </w:r>
          </w:p>
          <w:p w:rsidR="00000000" w:rsidDel="00000000" w:rsidP="00000000" w:rsidRDefault="00000000" w:rsidRPr="00000000" w14:paraId="000001EC">
            <w:pPr>
              <w:spacing w:line="24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2475767" cy="1557338"/>
                  <wp:effectExtent b="0" l="0" r="0" t="0"/>
                  <wp:docPr id="21"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2475767"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40" w:lineRule="auto"/>
              <w:rPr>
                <w:color w:val="333333"/>
                <w:sz w:val="18"/>
                <w:szCs w:val="18"/>
                <w:highlight w:val="white"/>
              </w:rPr>
            </w:pPr>
            <w:r w:rsidDel="00000000" w:rsidR="00000000" w:rsidRPr="00000000">
              <w:rPr>
                <w:color w:val="333333"/>
                <w:sz w:val="18"/>
                <w:szCs w:val="18"/>
                <w:highlight w:val="white"/>
                <w:rtl w:val="0"/>
              </w:rPr>
              <w:t xml:space="preserve">Data is stored in topics and split into partitions which are replicated.</w:t>
            </w:r>
          </w:p>
          <w:p w:rsidR="00000000" w:rsidDel="00000000" w:rsidP="00000000" w:rsidRDefault="00000000" w:rsidRPr="00000000" w14:paraId="000001EE">
            <w:pPr>
              <w:spacing w:line="24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5314950" cy="4254500"/>
                  <wp:effectExtent b="0" l="0" r="0" t="0"/>
                  <wp:docPr descr="Kafka Cluster Overview" id="49" name="image48.png"/>
                  <a:graphic>
                    <a:graphicData uri="http://schemas.openxmlformats.org/drawingml/2006/picture">
                      <pic:pic>
                        <pic:nvPicPr>
                          <pic:cNvPr descr="Kafka Cluster Overview" id="0" name="image48.png"/>
                          <pic:cNvPicPr preferRelativeResize="0"/>
                        </pic:nvPicPr>
                        <pic:blipFill>
                          <a:blip r:embed="rId31"/>
                          <a:srcRect b="0" l="0" r="0" t="0"/>
                          <a:stretch>
                            <a:fillRect/>
                          </a:stretch>
                        </pic:blipFill>
                        <pic:spPr>
                          <a:xfrm>
                            <a:off x="0" y="0"/>
                            <a:ext cx="53149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4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Producer publishes messages to a specific topic.</w:t>
            </w:r>
          </w:p>
          <w:p w:rsidR="00000000" w:rsidDel="00000000" w:rsidP="00000000" w:rsidRDefault="00000000" w:rsidRPr="00000000" w14:paraId="000001F0">
            <w:pPr>
              <w:numPr>
                <w:ilvl w:val="1"/>
                <w:numId w:val="41"/>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Write to in-memory buffer first and flush to disk.</w:t>
            </w:r>
          </w:p>
          <w:p w:rsidR="00000000" w:rsidDel="00000000" w:rsidP="00000000" w:rsidRDefault="00000000" w:rsidRPr="00000000" w14:paraId="000001F1">
            <w:pPr>
              <w:numPr>
                <w:ilvl w:val="1"/>
                <w:numId w:val="41"/>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append-only sequence write for fast write.</w:t>
            </w:r>
          </w:p>
          <w:p w:rsidR="00000000" w:rsidDel="00000000" w:rsidP="00000000" w:rsidRDefault="00000000" w:rsidRPr="00000000" w14:paraId="000001F2">
            <w:pPr>
              <w:numPr>
                <w:ilvl w:val="1"/>
                <w:numId w:val="41"/>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Available to read after write to disks.</w:t>
            </w:r>
          </w:p>
          <w:p w:rsidR="00000000" w:rsidDel="00000000" w:rsidP="00000000" w:rsidRDefault="00000000" w:rsidRPr="00000000" w14:paraId="000001F3">
            <w:pPr>
              <w:numPr>
                <w:ilvl w:val="0"/>
                <w:numId w:val="4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Consumer pulls messages from a specific topic.</w:t>
            </w:r>
          </w:p>
          <w:p w:rsidR="00000000" w:rsidDel="00000000" w:rsidP="00000000" w:rsidRDefault="00000000" w:rsidRPr="00000000" w14:paraId="000001F4">
            <w:pPr>
              <w:numPr>
                <w:ilvl w:val="1"/>
                <w:numId w:val="41"/>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use an “offset pointer” (offset as seqId) to track/control its only read progress.</w:t>
            </w:r>
          </w:p>
          <w:p w:rsidR="00000000" w:rsidDel="00000000" w:rsidP="00000000" w:rsidRDefault="00000000" w:rsidRPr="00000000" w14:paraId="000001F5">
            <w:pPr>
              <w:numPr>
                <w:ilvl w:val="0"/>
                <w:numId w:val="4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A topic consists of partitions, load balance, partition (= ordered + immutable seq of msg that is continually appended to)</w:t>
            </w:r>
          </w:p>
          <w:p w:rsidR="00000000" w:rsidDel="00000000" w:rsidP="00000000" w:rsidRDefault="00000000" w:rsidRPr="00000000" w14:paraId="000001F6">
            <w:pPr>
              <w:numPr>
                <w:ilvl w:val="1"/>
                <w:numId w:val="41"/>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Partitions determine max consumer (group) parallelism. Only once consumer can read from one partition at the same time.</w:t>
            </w:r>
          </w:p>
          <w:p w:rsidR="00000000" w:rsidDel="00000000" w:rsidP="00000000" w:rsidRDefault="00000000" w:rsidRPr="00000000" w14:paraId="000001F7">
            <w:pPr>
              <w:spacing w:line="240" w:lineRule="auto"/>
              <w:rPr>
                <w:color w:val="333333"/>
                <w:sz w:val="18"/>
                <w:szCs w:val="18"/>
                <w:highlight w:val="white"/>
              </w:rPr>
            </w:pPr>
            <w:r w:rsidDel="00000000" w:rsidR="00000000" w:rsidRPr="00000000">
              <w:rPr>
                <w:color w:val="333333"/>
                <w:sz w:val="18"/>
                <w:szCs w:val="18"/>
                <w:highlight w:val="white"/>
                <w:rtl w:val="0"/>
              </w:rPr>
              <w:t xml:space="preserve">How to serialize data? Avro</w:t>
            </w:r>
          </w:p>
          <w:p w:rsidR="00000000" w:rsidDel="00000000" w:rsidP="00000000" w:rsidRDefault="00000000" w:rsidRPr="00000000" w14:paraId="000001F8">
            <w:pPr>
              <w:spacing w:line="240" w:lineRule="auto"/>
              <w:rPr>
                <w:color w:val="333333"/>
                <w:sz w:val="18"/>
                <w:szCs w:val="18"/>
                <w:highlight w:val="white"/>
              </w:rPr>
            </w:pPr>
            <w:r w:rsidDel="00000000" w:rsidR="00000000" w:rsidRPr="00000000">
              <w:rPr>
                <w:color w:val="333333"/>
                <w:sz w:val="18"/>
                <w:szCs w:val="18"/>
                <w:highlight w:val="white"/>
                <w:rtl w:val="0"/>
              </w:rPr>
              <w:t xml:space="preserve">What is its network protocol? TCP</w:t>
            </w:r>
          </w:p>
          <w:p w:rsidR="00000000" w:rsidDel="00000000" w:rsidP="00000000" w:rsidRDefault="00000000" w:rsidRPr="00000000" w14:paraId="000001F9">
            <w:pPr>
              <w:spacing w:line="240" w:lineRule="auto"/>
              <w:rPr>
                <w:color w:val="333333"/>
                <w:sz w:val="18"/>
                <w:szCs w:val="18"/>
                <w:highlight w:val="white"/>
              </w:rPr>
            </w:pPr>
            <w:r w:rsidDel="00000000" w:rsidR="00000000" w:rsidRPr="00000000">
              <w:rPr>
                <w:color w:val="333333"/>
                <w:sz w:val="18"/>
                <w:szCs w:val="18"/>
                <w:highlight w:val="white"/>
                <w:rtl w:val="0"/>
              </w:rPr>
              <w:t xml:space="preserve">What is a partition’s storage layout? O(1) disk read</w:t>
            </w:r>
          </w:p>
          <w:p w:rsidR="00000000" w:rsidDel="00000000" w:rsidP="00000000" w:rsidRDefault="00000000" w:rsidRPr="00000000" w14:paraId="000001FA">
            <w:pPr>
              <w:spacing w:line="24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3399473" cy="3112193"/>
                  <wp:effectExtent b="0" l="0" r="0" t="0"/>
                  <wp:docPr id="30"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399473" cy="311219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2"/>
              <w:keepNext w:val="0"/>
              <w:keepLines w:val="0"/>
              <w:spacing w:after="80" w:before="360" w:line="240" w:lineRule="auto"/>
              <w:rPr>
                <w:rFonts w:ascii="Arial" w:cs="Arial" w:eastAsia="Arial" w:hAnsi="Arial"/>
                <w:color w:val="333333"/>
                <w:sz w:val="18"/>
                <w:szCs w:val="18"/>
                <w:highlight w:val="white"/>
              </w:rPr>
            </w:pPr>
            <w:bookmarkStart w:colFirst="0" w:colLast="0" w:name="_q5d8kvhd19rf" w:id="38"/>
            <w:bookmarkEnd w:id="38"/>
            <w:hyperlink r:id="rId33">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How to tolerate fault?</w:t>
            </w:r>
          </w:p>
          <w:p w:rsidR="00000000" w:rsidDel="00000000" w:rsidP="00000000" w:rsidRDefault="00000000" w:rsidRPr="00000000" w14:paraId="000001FC">
            <w:pPr>
              <w:spacing w:line="240" w:lineRule="auto"/>
              <w:rPr>
                <w:color w:val="333333"/>
                <w:sz w:val="18"/>
                <w:szCs w:val="18"/>
                <w:highlight w:val="white"/>
              </w:rPr>
            </w:pPr>
            <w:r w:rsidDel="00000000" w:rsidR="00000000" w:rsidRPr="00000000">
              <w:rPr>
                <w:color w:val="333333"/>
                <w:sz w:val="18"/>
                <w:szCs w:val="18"/>
                <w:highlight w:val="white"/>
                <w:rtl w:val="0"/>
              </w:rPr>
              <w:t xml:space="preserve">In-sync replica (ISR) protocol. It tolerates (numReplicas - 1) dead brokers.</w:t>
            </w:r>
          </w:p>
          <w:p w:rsidR="00000000" w:rsidDel="00000000" w:rsidP="00000000" w:rsidRDefault="00000000" w:rsidRPr="00000000" w14:paraId="000001FD">
            <w:pPr>
              <w:spacing w:line="240" w:lineRule="auto"/>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tl w:val="0"/>
              </w:rPr>
              <w:t xml:space="preserve">Total Replicas = ISRs + out-of-sync replicas</w:t>
            </w:r>
          </w:p>
          <w:p w:rsidR="00000000" w:rsidDel="00000000" w:rsidP="00000000" w:rsidRDefault="00000000" w:rsidRPr="00000000" w14:paraId="000001FE">
            <w:pPr>
              <w:numPr>
                <w:ilvl w:val="0"/>
                <w:numId w:val="13"/>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ISR is the set of replicas that are alive and have fully caught up with the leader (note that the leader is always in ISR).</w:t>
            </w:r>
          </w:p>
          <w:p w:rsidR="00000000" w:rsidDel="00000000" w:rsidP="00000000" w:rsidRDefault="00000000" w:rsidRPr="00000000" w14:paraId="000001FF">
            <w:pPr>
              <w:numPr>
                <w:ilvl w:val="0"/>
                <w:numId w:val="13"/>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When a new message is published, the leader waits until it reaches all replicas in the ISR before committing the message.</w:t>
            </w:r>
          </w:p>
          <w:p w:rsidR="00000000" w:rsidDel="00000000" w:rsidP="00000000" w:rsidRDefault="00000000" w:rsidRPr="00000000" w14:paraId="00000200">
            <w:pPr>
              <w:numPr>
                <w:ilvl w:val="0"/>
                <w:numId w:val="13"/>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If a follower replica fails, it will be dropped out of the ISR and the leader then continues to commit new messages with fewer replicas in the ISR. Notice that now, the system is running in an under replicated mode. If a leader fails, an ISR is picked to be a new leader.</w:t>
            </w:r>
          </w:p>
          <w:p w:rsidR="00000000" w:rsidDel="00000000" w:rsidP="00000000" w:rsidRDefault="00000000" w:rsidRPr="00000000" w14:paraId="00000201">
            <w:pPr>
              <w:numPr>
                <w:ilvl w:val="0"/>
                <w:numId w:val="13"/>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Out-of-sync replica keeps pulling message from the leader. Once catches up with the leader, it will be added back to the ISR.</w:t>
            </w:r>
          </w:p>
          <w:p w:rsidR="00000000" w:rsidDel="00000000" w:rsidP="00000000" w:rsidRDefault="00000000" w:rsidRPr="00000000" w14:paraId="00000202">
            <w:pPr>
              <w:pStyle w:val="Heading2"/>
              <w:keepNext w:val="0"/>
              <w:keepLines w:val="0"/>
              <w:spacing w:after="80" w:before="360" w:line="240" w:lineRule="auto"/>
              <w:rPr>
                <w:rFonts w:ascii="Arial" w:cs="Arial" w:eastAsia="Arial" w:hAnsi="Arial"/>
                <w:color w:val="333333"/>
                <w:sz w:val="18"/>
                <w:szCs w:val="18"/>
                <w:highlight w:val="white"/>
              </w:rPr>
            </w:pPr>
            <w:bookmarkStart w:colFirst="0" w:colLast="0" w:name="_ervfad5uqqxu" w:id="39"/>
            <w:bookmarkEnd w:id="39"/>
            <w:hyperlink r:id="rId34">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Is Kafka an AP or CP system in </w:t>
            </w:r>
            <w:hyperlink r:id="rId35">
              <w:r w:rsidDel="00000000" w:rsidR="00000000" w:rsidRPr="00000000">
                <w:rPr>
                  <w:rFonts w:ascii="Arial" w:cs="Arial" w:eastAsia="Arial" w:hAnsi="Arial"/>
                  <w:color w:val="de4c4f"/>
                  <w:sz w:val="18"/>
                  <w:szCs w:val="18"/>
                  <w:highlight w:val="white"/>
                  <w:u w:val="single"/>
                  <w:rtl w:val="0"/>
                </w:rPr>
                <w:t xml:space="preserve">CAP theorem</w:t>
              </w:r>
            </w:hyperlink>
            <w:r w:rsidDel="00000000" w:rsidR="00000000" w:rsidRPr="00000000">
              <w:rPr>
                <w:rFonts w:ascii="Arial" w:cs="Arial" w:eastAsia="Arial" w:hAnsi="Arial"/>
                <w:color w:val="333333"/>
                <w:sz w:val="18"/>
                <w:szCs w:val="18"/>
                <w:highlight w:val="white"/>
                <w:rtl w:val="0"/>
              </w:rPr>
              <w:t xml:space="preserve">?</w:t>
            </w:r>
          </w:p>
          <w:p w:rsidR="00000000" w:rsidDel="00000000" w:rsidP="00000000" w:rsidRDefault="00000000" w:rsidRPr="00000000" w14:paraId="00000203">
            <w:pPr>
              <w:spacing w:line="240" w:lineRule="auto"/>
              <w:rPr>
                <w:color w:val="333333"/>
                <w:sz w:val="18"/>
                <w:szCs w:val="18"/>
                <w:highlight w:val="white"/>
              </w:rPr>
            </w:pPr>
            <w:r w:rsidDel="00000000" w:rsidR="00000000" w:rsidRPr="00000000">
              <w:rPr>
                <w:color w:val="333333"/>
                <w:sz w:val="18"/>
                <w:szCs w:val="18"/>
                <w:highlight w:val="white"/>
                <w:rtl w:val="0"/>
              </w:rPr>
              <w:t xml:space="preserve">Jun Rao says it is CA, because “Our goal was to support replication in a Kafka cluster within a single datacenter, where network partitioning is rare, so our design focuses on maintaining highly available and strongly consistent replicas.”</w:t>
            </w:r>
          </w:p>
          <w:p w:rsidR="00000000" w:rsidDel="00000000" w:rsidP="00000000" w:rsidRDefault="00000000" w:rsidRPr="00000000" w14:paraId="00000204">
            <w:pPr>
              <w:spacing w:line="240" w:lineRule="auto"/>
              <w:rPr>
                <w:color w:val="333333"/>
                <w:sz w:val="18"/>
                <w:szCs w:val="18"/>
                <w:highlight w:val="white"/>
              </w:rPr>
            </w:pPr>
            <w:r w:rsidDel="00000000" w:rsidR="00000000" w:rsidRPr="00000000">
              <w:rPr>
                <w:color w:val="333333"/>
                <w:sz w:val="18"/>
                <w:szCs w:val="18"/>
                <w:highlight w:val="white"/>
                <w:rtl w:val="0"/>
              </w:rPr>
              <w:t xml:space="preserve">However, it actually depends on the configuration.</w:t>
            </w:r>
          </w:p>
          <w:p w:rsidR="00000000" w:rsidDel="00000000" w:rsidP="00000000" w:rsidRDefault="00000000" w:rsidRPr="00000000" w14:paraId="00000205">
            <w:pPr>
              <w:numPr>
                <w:ilvl w:val="0"/>
                <w:numId w:val="17"/>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Out of the box with default config (min.insync.replicas=1, default.replication.factor=1) you are getting AP system (at-most-once).</w:t>
            </w:r>
          </w:p>
          <w:p w:rsidR="00000000" w:rsidDel="00000000" w:rsidP="00000000" w:rsidRDefault="00000000" w:rsidRPr="00000000" w14:paraId="00000206">
            <w:pPr>
              <w:numPr>
                <w:ilvl w:val="0"/>
                <w:numId w:val="17"/>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If you want to achieve CP, you may set min.insync.replicas=2 and topic replication factor of 3 - then producing a message with acks=all will guarantee CP setup (at-least-once), but (as expected) will block in cases when not enough replicas (&lt;2) are available for particular topic/partition pair. (see design_ha, producer config docs)</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Facebook 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240" w:lineRule="auto"/>
              <w:rPr>
                <w:rFonts w:ascii="SimSun" w:cs="SimSun" w:eastAsia="SimSun" w:hAnsi="SimSun"/>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Facebook Wormhole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240" w:lineRule="auto"/>
              <w:rPr>
                <w:rFonts w:ascii="SimSun" w:cs="SimSun" w:eastAsia="SimSun" w:hAnsi="SimSun"/>
                <w:sz w:val="18"/>
                <w:szCs w:val="18"/>
                <w:highlight w:val="white"/>
              </w:rPr>
            </w:pPr>
            <w:r w:rsidDel="00000000" w:rsidR="00000000" w:rsidRPr="00000000">
              <w:rPr>
                <w:rFonts w:ascii="SimSun" w:cs="SimSun" w:eastAsia="SimSun" w:hAnsi="SimSun"/>
                <w:sz w:val="18"/>
                <w:szCs w:val="18"/>
                <w:highlight w:val="white"/>
                <w:rtl w:val="0"/>
              </w:rPr>
              <w:t xml:space="preserve">https://www.facebook.com/notes/facebook-engineering/wormhole-pubsub-system-moving-data-through-space-and-time/10151504075843920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240" w:lineRule="auto"/>
              <w:rPr>
                <w:rFonts w:ascii="SimSun" w:cs="SimSun" w:eastAsia="SimSun" w:hAnsi="SimSun"/>
                <w:sz w:val="18"/>
                <w:szCs w:val="18"/>
                <w:highlight w:val="white"/>
              </w:rPr>
            </w:pPr>
            <w:r w:rsidDel="00000000" w:rsidR="00000000" w:rsidRPr="00000000">
              <w:rPr>
                <w:rtl w:val="0"/>
              </w:rPr>
            </w:r>
          </w:p>
        </w:tc>
      </w:tr>
    </w:tbl>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Distributed File System</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13">
      <w:pPr>
        <w:pStyle w:val="Heading2"/>
        <w:pBdr>
          <w:top w:space="0" w:sz="0" w:val="nil"/>
          <w:left w:space="0" w:sz="0" w:val="nil"/>
          <w:bottom w:space="0" w:sz="0" w:val="nil"/>
          <w:right w:space="0" w:sz="0" w:val="nil"/>
          <w:between w:space="0" w:sz="0" w:val="nil"/>
        </w:pBdr>
        <w:shd w:fill="auto" w:val="clear"/>
        <w:rPr/>
      </w:pPr>
      <w:bookmarkStart w:colFirst="0" w:colLast="0" w:name="_3i3j5t5s5cva" w:id="40"/>
      <w:bookmarkEnd w:id="40"/>
      <w:r w:rsidDel="00000000" w:rsidR="00000000" w:rsidRPr="00000000">
        <w:rPr>
          <w:rtl w:val="0"/>
        </w:rPr>
        <w:t xml:space="preserve">In-memory KV store</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3"/>
        <w:tblW w:w="11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95"/>
        <w:tblGridChange w:id="0">
          <w:tblGrid>
            <w:gridCol w:w="3330"/>
            <w:gridCol w:w="8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shd w:fill="ffee80" w:val="clear"/>
              </w:rPr>
            </w:pPr>
            <w:r w:rsidDel="00000000" w:rsidR="00000000" w:rsidRPr="00000000">
              <w:rPr>
                <w:rFonts w:ascii="Consolas" w:cs="Consolas" w:eastAsia="Consolas" w:hAnsi="Consolas"/>
                <w:sz w:val="18"/>
                <w:szCs w:val="18"/>
                <w:shd w:fill="ffee80" w:val="clear"/>
                <w:rtl w:val="0"/>
              </w:rPr>
              <w:t xml:space="preserve">Out-of-box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Redis, Memcache, Riak, Berkeley DB, HamsterDB, Amazon Dynamo, Project Voldemort,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shd w:fill="ffee80" w:val="clear"/>
                <w:rtl w:val="0"/>
              </w:rPr>
              <w:t xml:space="preserve">[Cache]</w:t>
            </w:r>
            <w:r w:rsidDel="00000000" w:rsidR="00000000" w:rsidRPr="00000000">
              <w:rPr>
                <w:rFonts w:ascii="Consolas" w:cs="Consolas" w:eastAsia="Consolas" w:hAnsi="Consolas"/>
                <w:sz w:val="18"/>
                <w:szCs w:val="18"/>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384.00000000000006" w:lineRule="auto"/>
              <w:rPr>
                <w:sz w:val="18"/>
                <w:szCs w:val="18"/>
              </w:rPr>
            </w:pPr>
            <w:r w:rsidDel="00000000" w:rsidR="00000000" w:rsidRPr="00000000">
              <w:rPr>
                <w:sz w:val="18"/>
                <w:szCs w:val="18"/>
                <w:rtl w:val="0"/>
              </w:rPr>
              <w:t xml:space="preserve">KV cache is like a giant hash map and used to reduce the latency of data access, typically by</w:t>
            </w:r>
          </w:p>
          <w:p w:rsidR="00000000" w:rsidDel="00000000" w:rsidP="00000000" w:rsidRDefault="00000000" w:rsidRPr="00000000" w14:paraId="0000021A">
            <w:pPr>
              <w:numPr>
                <w:ilvl w:val="0"/>
                <w:numId w:val="24"/>
              </w:numPr>
              <w:spacing w:after="0" w:afterAutospacing="0" w:before="240" w:line="240" w:lineRule="auto"/>
              <w:ind w:left="720" w:hanging="360"/>
              <w:rPr>
                <w:sz w:val="18"/>
                <w:szCs w:val="18"/>
              </w:rPr>
            </w:pPr>
            <w:r w:rsidDel="00000000" w:rsidR="00000000" w:rsidRPr="00000000">
              <w:rPr>
                <w:sz w:val="18"/>
                <w:szCs w:val="18"/>
                <w:rtl w:val="0"/>
              </w:rPr>
              <w:t xml:space="preserve">Putting data from slow and cheap media to fast and expensive ones.</w:t>
            </w:r>
          </w:p>
          <w:p w:rsidR="00000000" w:rsidDel="00000000" w:rsidP="00000000" w:rsidRDefault="00000000" w:rsidRPr="00000000" w14:paraId="0000021B">
            <w:pPr>
              <w:numPr>
                <w:ilvl w:val="0"/>
                <w:numId w:val="24"/>
              </w:numPr>
              <w:spacing w:after="240" w:before="0" w:beforeAutospacing="0" w:line="240" w:lineRule="auto"/>
              <w:ind w:left="720" w:hanging="360"/>
              <w:rPr>
                <w:sz w:val="18"/>
                <w:szCs w:val="18"/>
              </w:rPr>
            </w:pPr>
            <w:r w:rsidDel="00000000" w:rsidR="00000000" w:rsidRPr="00000000">
              <w:rPr>
                <w:sz w:val="18"/>
                <w:szCs w:val="18"/>
                <w:rtl w:val="0"/>
              </w:rPr>
              <w:t xml:space="preserve">Indexing from tree-based data structures of </w:t>
            </w:r>
            <w:r w:rsidDel="00000000" w:rsidR="00000000" w:rsidRPr="00000000">
              <w:rPr>
                <w:rFonts w:ascii="Courier New" w:cs="Courier New" w:eastAsia="Courier New" w:hAnsi="Courier New"/>
                <w:sz w:val="18"/>
                <w:szCs w:val="18"/>
                <w:highlight w:val="white"/>
                <w:rtl w:val="0"/>
              </w:rPr>
              <w:t xml:space="preserve">O(log n)</w:t>
            </w:r>
            <w:r w:rsidDel="00000000" w:rsidR="00000000" w:rsidRPr="00000000">
              <w:rPr>
                <w:sz w:val="18"/>
                <w:szCs w:val="18"/>
                <w:rtl w:val="0"/>
              </w:rPr>
              <w:t xml:space="preserve"> to hash-based ones of</w:t>
            </w:r>
            <w:r w:rsidDel="00000000" w:rsidR="00000000" w:rsidRPr="00000000">
              <w:rPr>
                <w:rFonts w:ascii="Courier New" w:cs="Courier New" w:eastAsia="Courier New" w:hAnsi="Courier New"/>
                <w:sz w:val="18"/>
                <w:szCs w:val="18"/>
                <w:highlight w:val="white"/>
                <w:rtl w:val="0"/>
              </w:rPr>
              <w:t xml:space="preserve">O(1)</w:t>
            </w:r>
            <w:r w:rsidDel="00000000" w:rsidR="00000000" w:rsidRPr="00000000">
              <w:rPr>
                <w:sz w:val="18"/>
                <w:szCs w:val="18"/>
                <w:rtl w:val="0"/>
              </w:rPr>
              <w:t xml:space="preserve"> to read and write</w:t>
            </w:r>
          </w:p>
          <w:p w:rsidR="00000000" w:rsidDel="00000000" w:rsidP="00000000" w:rsidRDefault="00000000" w:rsidRPr="00000000" w14:paraId="0000021C">
            <w:pPr>
              <w:spacing w:line="384.00000000000006" w:lineRule="auto"/>
              <w:rPr>
                <w:sz w:val="18"/>
                <w:szCs w:val="18"/>
              </w:rPr>
            </w:pPr>
            <w:r w:rsidDel="00000000" w:rsidR="00000000" w:rsidRPr="00000000">
              <w:rPr>
                <w:sz w:val="18"/>
                <w:szCs w:val="18"/>
                <w:rtl w:val="0"/>
              </w:rPr>
              <w:t xml:space="preserve">There are various cache policies like read-through/write-through(or write-back), and cache-aside. By and large, Internet services have a read to write ratio of 100:1 to 1000:1, so we usually optimize for read.</w:t>
            </w:r>
          </w:p>
          <w:p w:rsidR="00000000" w:rsidDel="00000000" w:rsidP="00000000" w:rsidRDefault="00000000" w:rsidRPr="00000000" w14:paraId="0000021D">
            <w:pPr>
              <w:spacing w:line="384.00000000000006" w:lineRule="auto"/>
              <w:rPr>
                <w:sz w:val="18"/>
                <w:szCs w:val="18"/>
              </w:rPr>
            </w:pPr>
            <w:r w:rsidDel="00000000" w:rsidR="00000000" w:rsidRPr="00000000">
              <w:rPr>
                <w:sz w:val="18"/>
                <w:szCs w:val="18"/>
                <w:rtl w:val="0"/>
              </w:rPr>
              <w:t xml:space="preserve">In distributed systems, we choose those policies according to the business requirements and contexts, under the guidance of </w:t>
            </w:r>
            <w:hyperlink r:id="rId36">
              <w:r w:rsidDel="00000000" w:rsidR="00000000" w:rsidRPr="00000000">
                <w:rPr>
                  <w:color w:val="de4c4f"/>
                  <w:sz w:val="18"/>
                  <w:szCs w:val="18"/>
                  <w:u w:val="single"/>
                  <w:rtl w:val="0"/>
                </w:rPr>
                <w:t xml:space="preserve">CAP theorem</w:t>
              </w:r>
            </w:hyperlink>
            <w:r w:rsidDel="00000000" w:rsidR="00000000" w:rsidRPr="00000000">
              <w:rPr>
                <w:sz w:val="18"/>
                <w:szCs w:val="18"/>
                <w:rtl w:val="0"/>
              </w:rPr>
              <w:t xml:space="preserve">.</w:t>
            </w:r>
          </w:p>
          <w:p w:rsidR="00000000" w:rsidDel="00000000" w:rsidP="00000000" w:rsidRDefault="00000000" w:rsidRPr="00000000" w14:paraId="0000021E">
            <w:pPr>
              <w:pStyle w:val="Heading2"/>
              <w:keepNext w:val="0"/>
              <w:keepLines w:val="0"/>
              <w:spacing w:after="80" w:before="360" w:line="240" w:lineRule="auto"/>
              <w:rPr>
                <w:rFonts w:ascii="Arial" w:cs="Arial" w:eastAsia="Arial" w:hAnsi="Arial"/>
                <w:sz w:val="18"/>
                <w:szCs w:val="18"/>
              </w:rPr>
            </w:pPr>
            <w:bookmarkStart w:colFirst="0" w:colLast="0" w:name="_ad0jpftcnom1" w:id="41"/>
            <w:bookmarkEnd w:id="41"/>
            <w:r w:rsidDel="00000000" w:rsidR="00000000" w:rsidRPr="00000000">
              <w:rPr>
                <w:rFonts w:ascii="Arial" w:cs="Arial" w:eastAsia="Arial" w:hAnsi="Arial"/>
                <w:sz w:val="18"/>
                <w:szCs w:val="18"/>
                <w:rtl w:val="0"/>
              </w:rPr>
              <w:t xml:space="preserve">Regular Patterns </w:t>
            </w:r>
          </w:p>
          <w:p w:rsidR="00000000" w:rsidDel="00000000" w:rsidP="00000000" w:rsidRDefault="00000000" w:rsidRPr="00000000" w14:paraId="0000021F">
            <w:pPr>
              <w:numPr>
                <w:ilvl w:val="0"/>
                <w:numId w:val="8"/>
              </w:numPr>
              <w:spacing w:after="0" w:afterAutospacing="0" w:before="240" w:line="240" w:lineRule="auto"/>
              <w:ind w:left="720" w:hanging="360"/>
              <w:rPr>
                <w:sz w:val="18"/>
                <w:szCs w:val="18"/>
              </w:rPr>
            </w:pPr>
            <w:r w:rsidDel="00000000" w:rsidR="00000000" w:rsidRPr="00000000">
              <w:rPr>
                <w:sz w:val="18"/>
                <w:szCs w:val="18"/>
                <w:rtl w:val="0"/>
              </w:rPr>
              <w:t xml:space="preserve">Read</w:t>
            </w:r>
          </w:p>
          <w:p w:rsidR="00000000" w:rsidDel="00000000" w:rsidP="00000000" w:rsidRDefault="00000000" w:rsidRPr="00000000" w14:paraId="00000220">
            <w:pPr>
              <w:numPr>
                <w:ilvl w:val="1"/>
                <w:numId w:val="8"/>
              </w:numPr>
              <w:spacing w:after="0" w:afterAutospacing="0" w:before="0" w:beforeAutospacing="0" w:line="240" w:lineRule="auto"/>
              <w:ind w:left="1440" w:hanging="360"/>
              <w:rPr>
                <w:sz w:val="18"/>
                <w:szCs w:val="18"/>
              </w:rPr>
            </w:pPr>
            <w:r w:rsidDel="00000000" w:rsidR="00000000" w:rsidRPr="00000000">
              <w:rPr>
                <w:sz w:val="18"/>
                <w:szCs w:val="18"/>
                <w:rtl w:val="0"/>
              </w:rPr>
              <w:t xml:space="preserve">Read-through: the clients read data from the database via the cache layer. The cache returns when the read hits the cache; otherwise, it fetches data from the database, caches it, and then return the vale.</w:t>
            </w:r>
          </w:p>
          <w:p w:rsidR="00000000" w:rsidDel="00000000" w:rsidP="00000000" w:rsidRDefault="00000000" w:rsidRPr="00000000" w14:paraId="00000221">
            <w:pPr>
              <w:numPr>
                <w:ilvl w:val="0"/>
                <w:numId w:val="8"/>
              </w:numPr>
              <w:spacing w:after="0" w:afterAutospacing="0" w:before="0" w:beforeAutospacing="0" w:line="240" w:lineRule="auto"/>
              <w:ind w:left="720" w:hanging="360"/>
              <w:rPr>
                <w:sz w:val="18"/>
                <w:szCs w:val="18"/>
              </w:rPr>
            </w:pPr>
            <w:r w:rsidDel="00000000" w:rsidR="00000000" w:rsidRPr="00000000">
              <w:rPr>
                <w:sz w:val="18"/>
                <w:szCs w:val="18"/>
                <w:rtl w:val="0"/>
              </w:rPr>
              <w:t xml:space="preserve">Write</w:t>
            </w:r>
          </w:p>
          <w:p w:rsidR="00000000" w:rsidDel="00000000" w:rsidP="00000000" w:rsidRDefault="00000000" w:rsidRPr="00000000" w14:paraId="00000222">
            <w:pPr>
              <w:numPr>
                <w:ilvl w:val="1"/>
                <w:numId w:val="8"/>
              </w:numPr>
              <w:spacing w:after="0" w:afterAutospacing="0" w:before="0" w:beforeAutospacing="0" w:line="240" w:lineRule="auto"/>
              <w:ind w:left="1440" w:hanging="360"/>
              <w:rPr>
                <w:sz w:val="18"/>
                <w:szCs w:val="18"/>
              </w:rPr>
            </w:pPr>
            <w:r w:rsidDel="00000000" w:rsidR="00000000" w:rsidRPr="00000000">
              <w:rPr>
                <w:sz w:val="18"/>
                <w:szCs w:val="18"/>
                <w:rtl w:val="0"/>
              </w:rPr>
              <w:t xml:space="preserve">Write-through: clients write to the cache and the cache updates the database. The cache returns when it finishes the database write.</w:t>
            </w:r>
          </w:p>
          <w:p w:rsidR="00000000" w:rsidDel="00000000" w:rsidP="00000000" w:rsidRDefault="00000000" w:rsidRPr="00000000" w14:paraId="00000223">
            <w:pPr>
              <w:numPr>
                <w:ilvl w:val="1"/>
                <w:numId w:val="8"/>
              </w:numPr>
              <w:spacing w:after="0" w:afterAutospacing="0" w:before="0" w:beforeAutospacing="0" w:line="240" w:lineRule="auto"/>
              <w:ind w:left="1440" w:hanging="360"/>
              <w:rPr>
                <w:sz w:val="18"/>
                <w:szCs w:val="18"/>
              </w:rPr>
            </w:pPr>
            <w:r w:rsidDel="00000000" w:rsidR="00000000" w:rsidRPr="00000000">
              <w:rPr>
                <w:sz w:val="18"/>
                <w:szCs w:val="18"/>
                <w:rtl w:val="0"/>
              </w:rPr>
              <w:t xml:space="preserve">Write-behind / write-back: clients write to the cache, and the cache returns immediately. Behind the cache write, the cache asynchronously writes to the database.</w:t>
            </w:r>
          </w:p>
          <w:p w:rsidR="00000000" w:rsidDel="00000000" w:rsidP="00000000" w:rsidRDefault="00000000" w:rsidRPr="00000000" w14:paraId="00000224">
            <w:pPr>
              <w:numPr>
                <w:ilvl w:val="1"/>
                <w:numId w:val="8"/>
              </w:numPr>
              <w:spacing w:after="240" w:before="0" w:beforeAutospacing="0" w:line="240" w:lineRule="auto"/>
              <w:ind w:left="1440" w:hanging="360"/>
              <w:rPr>
                <w:sz w:val="18"/>
                <w:szCs w:val="18"/>
              </w:rPr>
            </w:pPr>
            <w:r w:rsidDel="00000000" w:rsidR="00000000" w:rsidRPr="00000000">
              <w:rPr>
                <w:sz w:val="18"/>
                <w:szCs w:val="18"/>
                <w:rtl w:val="0"/>
              </w:rPr>
              <w:t xml:space="preserve">Write-around: clients write to the database directly, around the cache.</w:t>
            </w:r>
          </w:p>
          <w:p w:rsidR="00000000" w:rsidDel="00000000" w:rsidP="00000000" w:rsidRDefault="00000000" w:rsidRPr="00000000" w14:paraId="00000225">
            <w:pPr>
              <w:pStyle w:val="Heading2"/>
              <w:keepNext w:val="0"/>
              <w:keepLines w:val="0"/>
              <w:spacing w:after="80" w:before="360" w:line="240" w:lineRule="auto"/>
              <w:rPr>
                <w:rFonts w:ascii="Arial" w:cs="Arial" w:eastAsia="Arial" w:hAnsi="Arial"/>
                <w:sz w:val="18"/>
                <w:szCs w:val="18"/>
              </w:rPr>
            </w:pPr>
            <w:bookmarkStart w:colFirst="0" w:colLast="0" w:name="_cupi3wlw9o2h" w:id="42"/>
            <w:bookmarkEnd w:id="42"/>
            <w:r w:rsidDel="00000000" w:rsidR="00000000" w:rsidRPr="00000000">
              <w:rPr>
                <w:rFonts w:ascii="Arial" w:cs="Arial" w:eastAsia="Arial" w:hAnsi="Arial"/>
                <w:sz w:val="18"/>
                <w:szCs w:val="18"/>
                <w:rtl w:val="0"/>
              </w:rPr>
              <w:t xml:space="preserve">Cache-aside pattern </w:t>
            </w:r>
          </w:p>
          <w:p w:rsidR="00000000" w:rsidDel="00000000" w:rsidP="00000000" w:rsidRDefault="00000000" w:rsidRPr="00000000" w14:paraId="00000226">
            <w:pPr>
              <w:spacing w:line="384.00000000000006" w:lineRule="auto"/>
              <w:rPr>
                <w:sz w:val="18"/>
                <w:szCs w:val="18"/>
              </w:rPr>
            </w:pPr>
            <w:r w:rsidDel="00000000" w:rsidR="00000000" w:rsidRPr="00000000">
              <w:rPr>
                <w:sz w:val="18"/>
                <w:szCs w:val="18"/>
                <w:rtl w:val="0"/>
              </w:rPr>
              <w:t xml:space="preserve">When a cache does not support native read-through and write-through operations, and the resource demand is unpredictable, we use this cache-aside pattern.</w:t>
            </w:r>
          </w:p>
          <w:p w:rsidR="00000000" w:rsidDel="00000000" w:rsidP="00000000" w:rsidRDefault="00000000" w:rsidRPr="00000000" w14:paraId="00000227">
            <w:pPr>
              <w:numPr>
                <w:ilvl w:val="0"/>
                <w:numId w:val="2"/>
              </w:numPr>
              <w:spacing w:after="0" w:afterAutospacing="0" w:before="240" w:line="240" w:lineRule="auto"/>
              <w:ind w:left="720" w:hanging="360"/>
              <w:rPr>
                <w:sz w:val="18"/>
                <w:szCs w:val="18"/>
              </w:rPr>
            </w:pPr>
            <w:r w:rsidDel="00000000" w:rsidR="00000000" w:rsidRPr="00000000">
              <w:rPr>
                <w:sz w:val="18"/>
                <w:szCs w:val="18"/>
                <w:rtl w:val="0"/>
              </w:rPr>
              <w:t xml:space="preserve">Read: try to hit the cache. If not hit, read from the database and then update the cache.</w:t>
            </w:r>
          </w:p>
          <w:p w:rsidR="00000000" w:rsidDel="00000000" w:rsidP="00000000" w:rsidRDefault="00000000" w:rsidRPr="00000000" w14:paraId="00000228">
            <w:pPr>
              <w:numPr>
                <w:ilvl w:val="0"/>
                <w:numId w:val="2"/>
              </w:numPr>
              <w:spacing w:after="240" w:before="0" w:beforeAutospacing="0" w:line="240" w:lineRule="auto"/>
              <w:ind w:left="720" w:hanging="360"/>
              <w:rPr>
                <w:sz w:val="18"/>
                <w:szCs w:val="18"/>
              </w:rPr>
            </w:pPr>
            <w:r w:rsidDel="00000000" w:rsidR="00000000" w:rsidRPr="00000000">
              <w:rPr>
                <w:sz w:val="18"/>
                <w:szCs w:val="18"/>
                <w:rtl w:val="0"/>
              </w:rPr>
              <w:t xml:space="preserve">Write: write to the database first and then delete the cache entry. A common pitfall here is that </w:t>
            </w:r>
            <w:hyperlink r:id="rId37">
              <w:r w:rsidDel="00000000" w:rsidR="00000000" w:rsidRPr="00000000">
                <w:rPr>
                  <w:color w:val="de4c4f"/>
                  <w:sz w:val="18"/>
                  <w:szCs w:val="18"/>
                  <w:u w:val="single"/>
                  <w:rtl w:val="0"/>
                </w:rPr>
                <w:t xml:space="preserve">people mistakenly update the cache with the value, and double writes in a high concurrency environment will make the cache dirty</w:t>
              </w:r>
            </w:hyperlink>
            <w:r w:rsidDel="00000000" w:rsidR="00000000" w:rsidRPr="00000000">
              <w:rPr>
                <w:sz w:val="18"/>
                <w:szCs w:val="18"/>
                <w:rtl w:val="0"/>
              </w:rPr>
              <w:t xml:space="preserve">.</w:t>
            </w:r>
          </w:p>
          <w:p w:rsidR="00000000" w:rsidDel="00000000" w:rsidP="00000000" w:rsidRDefault="00000000" w:rsidRPr="00000000" w14:paraId="00000229">
            <w:pPr>
              <w:spacing w:line="384.00000000000006" w:lineRule="auto"/>
              <w:rPr>
                <w:sz w:val="18"/>
                <w:szCs w:val="18"/>
              </w:rPr>
            </w:pPr>
            <w:r w:rsidDel="00000000" w:rsidR="00000000" w:rsidRPr="00000000">
              <w:rPr>
                <w:sz w:val="18"/>
                <w:szCs w:val="18"/>
                <w:rtl w:val="0"/>
              </w:rPr>
              <w:t xml:space="preserve">There are still chances for dirty cache in this pattern. It happens when these two cases are met in a racing condition:</w:t>
            </w:r>
          </w:p>
          <w:p w:rsidR="00000000" w:rsidDel="00000000" w:rsidP="00000000" w:rsidRDefault="00000000" w:rsidRPr="00000000" w14:paraId="0000022A">
            <w:pPr>
              <w:numPr>
                <w:ilvl w:val="0"/>
                <w:numId w:val="5"/>
              </w:numPr>
              <w:spacing w:after="0" w:afterAutospacing="0" w:before="240" w:line="240" w:lineRule="auto"/>
              <w:ind w:left="720" w:hanging="360"/>
              <w:rPr>
                <w:sz w:val="18"/>
                <w:szCs w:val="18"/>
              </w:rPr>
            </w:pPr>
            <w:r w:rsidDel="00000000" w:rsidR="00000000" w:rsidRPr="00000000">
              <w:rPr>
                <w:sz w:val="18"/>
                <w:szCs w:val="18"/>
                <w:rtl w:val="0"/>
              </w:rPr>
              <w:t xml:space="preserve">read database and update cache</w:t>
            </w:r>
          </w:p>
          <w:p w:rsidR="00000000" w:rsidDel="00000000" w:rsidP="00000000" w:rsidRDefault="00000000" w:rsidRPr="00000000" w14:paraId="0000022B">
            <w:pPr>
              <w:numPr>
                <w:ilvl w:val="0"/>
                <w:numId w:val="5"/>
              </w:numPr>
              <w:spacing w:after="240" w:before="0" w:beforeAutospacing="0" w:line="240" w:lineRule="auto"/>
              <w:ind w:left="720" w:hanging="360"/>
              <w:rPr>
                <w:sz w:val="18"/>
                <w:szCs w:val="18"/>
              </w:rPr>
            </w:pPr>
            <w:r w:rsidDel="00000000" w:rsidR="00000000" w:rsidRPr="00000000">
              <w:rPr>
                <w:sz w:val="18"/>
                <w:szCs w:val="18"/>
                <w:rtl w:val="0"/>
              </w:rPr>
              <w:t xml:space="preserve">update database and delete cache</w:t>
            </w:r>
          </w:p>
          <w:p w:rsidR="00000000" w:rsidDel="00000000" w:rsidP="00000000" w:rsidRDefault="00000000" w:rsidRPr="00000000" w14:paraId="0000022C">
            <w:pPr>
              <w:pStyle w:val="Heading2"/>
              <w:keepNext w:val="0"/>
              <w:keepLines w:val="0"/>
              <w:spacing w:after="80" w:before="360" w:line="240" w:lineRule="auto"/>
              <w:rPr>
                <w:rFonts w:ascii="Arial" w:cs="Arial" w:eastAsia="Arial" w:hAnsi="Arial"/>
                <w:sz w:val="18"/>
                <w:szCs w:val="18"/>
              </w:rPr>
            </w:pPr>
            <w:bookmarkStart w:colFirst="0" w:colLast="0" w:name="_lylu0hb73hox" w:id="43"/>
            <w:bookmarkEnd w:id="43"/>
            <w:r w:rsidDel="00000000" w:rsidR="00000000" w:rsidRPr="00000000">
              <w:rPr>
                <w:rFonts w:ascii="Arial" w:cs="Arial" w:eastAsia="Arial" w:hAnsi="Arial"/>
                <w:sz w:val="18"/>
                <w:szCs w:val="18"/>
                <w:rtl w:val="0"/>
              </w:rPr>
              <w:t xml:space="preserve">Where to put the cache? </w:t>
            </w:r>
          </w:p>
          <w:p w:rsidR="00000000" w:rsidDel="00000000" w:rsidP="00000000" w:rsidRDefault="00000000" w:rsidRPr="00000000" w14:paraId="0000022D">
            <w:pPr>
              <w:numPr>
                <w:ilvl w:val="0"/>
                <w:numId w:val="7"/>
              </w:numPr>
              <w:spacing w:after="0" w:afterAutospacing="0" w:before="240" w:line="240" w:lineRule="auto"/>
              <w:ind w:left="720" w:hanging="360"/>
              <w:rPr>
                <w:sz w:val="18"/>
                <w:szCs w:val="18"/>
              </w:rPr>
            </w:pPr>
            <w:r w:rsidDel="00000000" w:rsidR="00000000" w:rsidRPr="00000000">
              <w:rPr>
                <w:sz w:val="18"/>
                <w:szCs w:val="18"/>
                <w:rtl w:val="0"/>
              </w:rPr>
              <w:t xml:space="preserve">client-side</w:t>
            </w:r>
          </w:p>
          <w:p w:rsidR="00000000" w:rsidDel="00000000" w:rsidP="00000000" w:rsidRDefault="00000000" w:rsidRPr="00000000" w14:paraId="0000022E">
            <w:pPr>
              <w:numPr>
                <w:ilvl w:val="0"/>
                <w:numId w:val="7"/>
              </w:numPr>
              <w:spacing w:after="0" w:afterAutospacing="0" w:before="0" w:beforeAutospacing="0" w:line="240" w:lineRule="auto"/>
              <w:ind w:left="720" w:hanging="360"/>
              <w:rPr>
                <w:sz w:val="18"/>
                <w:szCs w:val="18"/>
              </w:rPr>
            </w:pPr>
            <w:r w:rsidDel="00000000" w:rsidR="00000000" w:rsidRPr="00000000">
              <w:rPr>
                <w:sz w:val="18"/>
                <w:szCs w:val="18"/>
                <w:rtl w:val="0"/>
              </w:rPr>
              <w:t xml:space="preserve">distinct layer</w:t>
            </w:r>
          </w:p>
          <w:p w:rsidR="00000000" w:rsidDel="00000000" w:rsidP="00000000" w:rsidRDefault="00000000" w:rsidRPr="00000000" w14:paraId="0000022F">
            <w:pPr>
              <w:numPr>
                <w:ilvl w:val="0"/>
                <w:numId w:val="7"/>
              </w:numPr>
              <w:spacing w:after="240" w:before="0" w:beforeAutospacing="0" w:line="240" w:lineRule="auto"/>
              <w:ind w:left="720" w:hanging="360"/>
              <w:rPr>
                <w:sz w:val="18"/>
                <w:szCs w:val="18"/>
              </w:rPr>
            </w:pPr>
            <w:r w:rsidDel="00000000" w:rsidR="00000000" w:rsidRPr="00000000">
              <w:rPr>
                <w:sz w:val="18"/>
                <w:szCs w:val="18"/>
                <w:rtl w:val="0"/>
              </w:rPr>
              <w:t xml:space="preserve">server-side</w:t>
            </w:r>
          </w:p>
          <w:p w:rsidR="00000000" w:rsidDel="00000000" w:rsidP="00000000" w:rsidRDefault="00000000" w:rsidRPr="00000000" w14:paraId="00000230">
            <w:pPr>
              <w:pStyle w:val="Heading2"/>
              <w:keepNext w:val="0"/>
              <w:keepLines w:val="0"/>
              <w:spacing w:after="80" w:before="360" w:line="240" w:lineRule="auto"/>
              <w:rPr>
                <w:rFonts w:ascii="Arial" w:cs="Arial" w:eastAsia="Arial" w:hAnsi="Arial"/>
                <w:sz w:val="18"/>
                <w:szCs w:val="18"/>
              </w:rPr>
            </w:pPr>
            <w:bookmarkStart w:colFirst="0" w:colLast="0" w:name="_mr2pwp2xpn3x" w:id="44"/>
            <w:bookmarkEnd w:id="44"/>
            <w:r w:rsidDel="00000000" w:rsidR="00000000" w:rsidRPr="00000000">
              <w:rPr>
                <w:rFonts w:ascii="Arial" w:cs="Arial" w:eastAsia="Arial" w:hAnsi="Arial"/>
                <w:sz w:val="18"/>
                <w:szCs w:val="18"/>
                <w:rtl w:val="0"/>
              </w:rPr>
              <w:t xml:space="preserve">What if data volume reaches the cache capacity? Use cache replacement policies </w:t>
            </w:r>
          </w:p>
          <w:p w:rsidR="00000000" w:rsidDel="00000000" w:rsidP="00000000" w:rsidRDefault="00000000" w:rsidRPr="00000000" w14:paraId="00000231">
            <w:pPr>
              <w:numPr>
                <w:ilvl w:val="0"/>
                <w:numId w:val="22"/>
              </w:numPr>
              <w:spacing w:after="0" w:afterAutospacing="0" w:before="240" w:line="240" w:lineRule="auto"/>
              <w:ind w:left="720" w:hanging="360"/>
              <w:rPr>
                <w:sz w:val="18"/>
                <w:szCs w:val="18"/>
              </w:rPr>
            </w:pPr>
            <w:r w:rsidDel="00000000" w:rsidR="00000000" w:rsidRPr="00000000">
              <w:rPr>
                <w:sz w:val="18"/>
                <w:szCs w:val="18"/>
                <w:rtl w:val="0"/>
              </w:rPr>
              <w:t xml:space="preserve">LRU(Least Recently Used): evict the </w:t>
            </w:r>
            <w:del w:author="Martin P" w:id="12" w:date="2019-05-31T22:46:45Z">
              <w:r w:rsidDel="00000000" w:rsidR="00000000" w:rsidRPr="00000000">
                <w:rPr>
                  <w:sz w:val="18"/>
                  <w:szCs w:val="18"/>
                  <w:rtl w:val="0"/>
                </w:rPr>
                <w:delText xml:space="preserve">most</w:delText>
              </w:r>
            </w:del>
            <w:ins w:author="Martin P" w:id="12" w:date="2019-05-31T22:46:45Z">
              <w:r w:rsidDel="00000000" w:rsidR="00000000" w:rsidRPr="00000000">
                <w:rPr>
                  <w:sz w:val="18"/>
                  <w:szCs w:val="18"/>
                  <w:rtl w:val="0"/>
                </w:rPr>
                <w:t xml:space="preserve">least</w:t>
              </w:r>
            </w:ins>
            <w:r w:rsidDel="00000000" w:rsidR="00000000" w:rsidRPr="00000000">
              <w:rPr>
                <w:sz w:val="18"/>
                <w:szCs w:val="18"/>
                <w:rtl w:val="0"/>
              </w:rPr>
              <w:t xml:space="preserve"> recently used entries and keep the most recently used ones.</w:t>
            </w:r>
          </w:p>
          <w:p w:rsidR="00000000" w:rsidDel="00000000" w:rsidP="00000000" w:rsidRDefault="00000000" w:rsidRPr="00000000" w14:paraId="00000232">
            <w:pPr>
              <w:numPr>
                <w:ilvl w:val="0"/>
                <w:numId w:val="22"/>
              </w:numPr>
              <w:spacing w:after="0" w:afterAutospacing="0" w:before="0" w:beforeAutospacing="0" w:line="240" w:lineRule="auto"/>
              <w:ind w:left="720" w:hanging="360"/>
              <w:rPr>
                <w:sz w:val="18"/>
                <w:szCs w:val="18"/>
              </w:rPr>
            </w:pPr>
            <w:r w:rsidDel="00000000" w:rsidR="00000000" w:rsidRPr="00000000">
              <w:rPr>
                <w:sz w:val="18"/>
                <w:szCs w:val="18"/>
                <w:rtl w:val="0"/>
              </w:rPr>
              <w:t xml:space="preserve">LFU(Least Frequently Used): evict the</w:t>
            </w:r>
            <w:ins w:author="Martin P" w:id="13" w:date="2019-05-31T22:46:36Z">
              <w:r w:rsidDel="00000000" w:rsidR="00000000" w:rsidRPr="00000000">
                <w:rPr>
                  <w:sz w:val="18"/>
                  <w:szCs w:val="18"/>
                  <w:rtl w:val="0"/>
                </w:rPr>
                <w:t xml:space="preserve"> least</w:t>
              </w:r>
            </w:ins>
            <w:del w:author="Martin P" w:id="13" w:date="2019-05-31T22:46:36Z">
              <w:r w:rsidDel="00000000" w:rsidR="00000000" w:rsidRPr="00000000">
                <w:rPr>
                  <w:sz w:val="18"/>
                  <w:szCs w:val="18"/>
                  <w:rtl w:val="0"/>
                </w:rPr>
                <w:delText xml:space="preserve"> most</w:delText>
              </w:r>
            </w:del>
            <w:r w:rsidDel="00000000" w:rsidR="00000000" w:rsidRPr="00000000">
              <w:rPr>
                <w:sz w:val="18"/>
                <w:szCs w:val="18"/>
                <w:rtl w:val="0"/>
              </w:rPr>
              <w:t xml:space="preserve"> frequently used entries and keep the most frequently used ones.</w:t>
            </w:r>
          </w:p>
          <w:p w:rsidR="00000000" w:rsidDel="00000000" w:rsidP="00000000" w:rsidRDefault="00000000" w:rsidRPr="00000000" w14:paraId="00000233">
            <w:pPr>
              <w:numPr>
                <w:ilvl w:val="0"/>
                <w:numId w:val="22"/>
              </w:numPr>
              <w:spacing w:after="240" w:before="0" w:beforeAutospacing="0" w:line="240" w:lineRule="auto"/>
              <w:ind w:left="720" w:hanging="360"/>
              <w:rPr>
                <w:sz w:val="18"/>
                <w:szCs w:val="18"/>
              </w:rPr>
            </w:pPr>
            <w:r w:rsidDel="00000000" w:rsidR="00000000" w:rsidRPr="00000000">
              <w:rPr>
                <w:sz w:val="18"/>
                <w:szCs w:val="18"/>
                <w:rtl w:val="0"/>
              </w:rPr>
              <w:t xml:space="preserve">ARC(Adaptive replacement cache): it has a better performance than LRU. It is achieved by keeping both the most frequently and frequently used entries, as well as a history for eviction. (Keeping MRU+MFU+eviction history.)</w:t>
            </w:r>
          </w:p>
          <w:p w:rsidR="00000000" w:rsidDel="00000000" w:rsidP="00000000" w:rsidRDefault="00000000" w:rsidRPr="00000000" w14:paraId="00000234">
            <w:pPr>
              <w:pStyle w:val="Heading2"/>
              <w:keepNext w:val="0"/>
              <w:keepLines w:val="0"/>
              <w:spacing w:after="80" w:before="360" w:line="240" w:lineRule="auto"/>
              <w:rPr>
                <w:rFonts w:ascii="Arial" w:cs="Arial" w:eastAsia="Arial" w:hAnsi="Arial"/>
                <w:sz w:val="18"/>
                <w:szCs w:val="18"/>
              </w:rPr>
            </w:pPr>
            <w:bookmarkStart w:colFirst="0" w:colLast="0" w:name="_x5af4gnxp6mk" w:id="45"/>
            <w:bookmarkEnd w:id="45"/>
            <w:r w:rsidDel="00000000" w:rsidR="00000000" w:rsidRPr="00000000">
              <w:rPr>
                <w:rFonts w:ascii="Arial" w:cs="Arial" w:eastAsia="Arial" w:hAnsi="Arial"/>
                <w:sz w:val="18"/>
                <w:szCs w:val="18"/>
                <w:rtl w:val="0"/>
              </w:rPr>
              <w:t xml:space="preserve">Who are the King of the cache usage? </w:t>
            </w:r>
          </w:p>
          <w:p w:rsidR="00000000" w:rsidDel="00000000" w:rsidP="00000000" w:rsidRDefault="00000000" w:rsidRPr="00000000" w14:paraId="00000235">
            <w:pPr>
              <w:spacing w:line="384.00000000000006" w:lineRule="auto"/>
              <w:rPr>
                <w:color w:val="de4c4f"/>
                <w:sz w:val="24"/>
                <w:szCs w:val="24"/>
                <w:u w:val="single"/>
              </w:rPr>
            </w:pPr>
            <w:hyperlink r:id="rId38">
              <w:r w:rsidDel="00000000" w:rsidR="00000000" w:rsidRPr="00000000">
                <w:rPr>
                  <w:color w:val="de4c4f"/>
                  <w:sz w:val="18"/>
                  <w:szCs w:val="18"/>
                  <w:u w:val="single"/>
                  <w:rtl w:val="0"/>
                </w:rPr>
                <w:t xml:space="preserve">Facebook TAO</w:t>
              </w:r>
            </w:hyperlink>
            <w:r w:rsidDel="00000000" w:rsidR="00000000" w:rsidRPr="00000000">
              <w:fldChar w:fldCharType="begin"/>
              <w:instrText xml:space="preserve"> HYPERLINK "https://www.usenix.org/system/files/conference/atc13/atc13-bronson.pdf" </w:instrText>
              <w:fldChar w:fldCharType="separate"/>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fldChar w:fldCharType="end"/>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Redis</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(though supports persistence)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Redis is single threaded. Supports persistence (snapshot and may lose data from failover).</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Redis Cluster is a distributed implementation and supports 1000 nodes.</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INCR and SET are atomic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Memcached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Twitter 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读写分离 +　为不同层级的数据，不同格式的数据做 cache</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Pr>
              <w:drawing>
                <wp:inline distB="114300" distT="114300" distL="114300" distR="114300">
                  <wp:extent cx="5305425" cy="5524500"/>
                  <wp:effectExtent b="0" l="0" r="0" t="0"/>
                  <wp:docPr descr="twitter cache" id="4" name="image5.png"/>
                  <a:graphic>
                    <a:graphicData uri="http://schemas.openxmlformats.org/drawingml/2006/picture">
                      <pic:pic>
                        <pic:nvPicPr>
                          <pic:cNvPr descr="twitter cache" id="0" name="image5.png"/>
                          <pic:cNvPicPr preferRelativeResize="0"/>
                        </pic:nvPicPr>
                        <pic:blipFill>
                          <a:blip r:embed="rId39"/>
                          <a:srcRect b="0" l="0" r="0" t="0"/>
                          <a:stretch>
                            <a:fillRect/>
                          </a:stretch>
                        </pic:blipFill>
                        <pic:spPr>
                          <a:xfrm>
                            <a:off x="0" y="0"/>
                            <a:ext cx="530542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Cache分Page cache, fragment cache, row cache, vector Cache, cache命中率见图。</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Fragment cache存放了API各种请求格式的数据，包括XML, JSON, RSS, ATOM。</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发表Tweets是先放入Kestrel, 再异步处理，Kestrel用的也是memcached协议。</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API requests: 550 r/s。</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POST tweets: 峰值：平时 80tweets/s, 奥巴马就任时达到 350tweets/s。</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Aggregator模块需要访问memcached multi get  数百个/s。</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Ruby on Rails前面还用了Varnish作前端反向代理。</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http://timyang.net/architecture/twitter-cache-architecture/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Facebook [TAO]</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hyperlink r:id="rId40">
              <w:r w:rsidDel="00000000" w:rsidR="00000000" w:rsidRPr="00000000">
                <w:rPr>
                  <w:rFonts w:ascii="Consolas" w:cs="Consolas" w:eastAsia="Consolas" w:hAnsi="Consolas"/>
                  <w:color w:val="1155cc"/>
                  <w:sz w:val="18"/>
                  <w:szCs w:val="18"/>
                  <w:highlight w:val="white"/>
                  <w:u w:val="single"/>
                  <w:rtl w:val="0"/>
                </w:rPr>
                <w:t xml:space="preserve">https://puncsky.com/notes/49-facebook-tao</w:t>
              </w:r>
            </w:hyperlink>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254">
            <w:pPr>
              <w:pStyle w:val="Heading2"/>
              <w:keepNext w:val="0"/>
              <w:keepLines w:val="0"/>
              <w:shd w:fill="ffffff" w:val="clear"/>
              <w:spacing w:after="80" w:before="360" w:line="240" w:lineRule="auto"/>
              <w:rPr>
                <w:rFonts w:ascii="Arial" w:cs="Arial" w:eastAsia="Arial" w:hAnsi="Arial"/>
                <w:color w:val="333333"/>
                <w:sz w:val="18"/>
                <w:szCs w:val="18"/>
                <w:highlight w:val="white"/>
              </w:rPr>
            </w:pPr>
            <w:bookmarkStart w:colFirst="0" w:colLast="0" w:name="_4cgvakf29ers" w:id="46"/>
            <w:bookmarkEnd w:id="46"/>
            <w:hyperlink r:id="rId41">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What are the challenges?</w:t>
            </w:r>
          </w:p>
          <w:p w:rsidR="00000000" w:rsidDel="00000000" w:rsidP="00000000" w:rsidRDefault="00000000" w:rsidRPr="00000000" w14:paraId="00000255">
            <w:pPr>
              <w:shd w:fill="ffffff" w:val="clear"/>
              <w:spacing w:line="384.00000000000006" w:lineRule="auto"/>
              <w:rPr>
                <w:color w:val="333333"/>
                <w:sz w:val="18"/>
                <w:szCs w:val="18"/>
                <w:highlight w:val="white"/>
              </w:rPr>
            </w:pPr>
            <w:r w:rsidDel="00000000" w:rsidR="00000000" w:rsidRPr="00000000">
              <w:rPr>
                <w:color w:val="333333"/>
                <w:sz w:val="18"/>
                <w:szCs w:val="18"/>
                <w:highlight w:val="white"/>
                <w:rtl w:val="0"/>
              </w:rPr>
              <w:t xml:space="preserve">Before TAO, use cache-aside pattern</w:t>
            </w:r>
          </w:p>
          <w:p w:rsidR="00000000" w:rsidDel="00000000" w:rsidP="00000000" w:rsidRDefault="00000000" w:rsidRPr="00000000" w14:paraId="00000256">
            <w:pPr>
              <w:shd w:fill="ffffff" w:val="clear"/>
              <w:spacing w:line="384.00000000000006"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5324475" cy="3200400"/>
                  <wp:effectExtent b="0" l="0" r="0" t="0"/>
                  <wp:docPr descr="Before TAO" id="2" name="image6.png"/>
                  <a:graphic>
                    <a:graphicData uri="http://schemas.openxmlformats.org/drawingml/2006/picture">
                      <pic:pic>
                        <pic:nvPicPr>
                          <pic:cNvPr descr="Before TAO" id="0" name="image6.png"/>
                          <pic:cNvPicPr preferRelativeResize="0"/>
                        </pic:nvPicPr>
                        <pic:blipFill>
                          <a:blip r:embed="rId42"/>
                          <a:srcRect b="0" l="0" r="0" t="0"/>
                          <a:stretch>
                            <a:fillRect/>
                          </a:stretch>
                        </pic:blipFill>
                        <pic:spPr>
                          <a:xfrm>
                            <a:off x="0" y="0"/>
                            <a:ext cx="53244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spacing w:line="384.00000000000006" w:lineRule="auto"/>
              <w:rPr>
                <w:color w:val="333333"/>
                <w:sz w:val="18"/>
                <w:szCs w:val="18"/>
                <w:highlight w:val="white"/>
              </w:rPr>
            </w:pPr>
            <w:r w:rsidDel="00000000" w:rsidR="00000000" w:rsidRPr="00000000">
              <w:rPr>
                <w:color w:val="333333"/>
                <w:sz w:val="18"/>
                <w:szCs w:val="18"/>
                <w:highlight w:val="white"/>
                <w:rtl w:val="0"/>
              </w:rPr>
              <w:t xml:space="preserve">Social graph data is stored in MySQL and cached in Memcached</w:t>
            </w:r>
          </w:p>
          <w:p w:rsidR="00000000" w:rsidDel="00000000" w:rsidP="00000000" w:rsidRDefault="00000000" w:rsidRPr="00000000" w14:paraId="00000258">
            <w:pPr>
              <w:shd w:fill="ffffff" w:val="clear"/>
              <w:spacing w:line="384.00000000000006" w:lineRule="auto"/>
              <w:rPr>
                <w:color w:val="333333"/>
                <w:sz w:val="18"/>
                <w:szCs w:val="18"/>
                <w:highlight w:val="white"/>
              </w:rPr>
            </w:pPr>
            <w:r w:rsidDel="00000000" w:rsidR="00000000" w:rsidRPr="00000000">
              <w:rPr>
                <w:color w:val="333333"/>
                <w:sz w:val="18"/>
                <w:szCs w:val="18"/>
                <w:highlight w:val="white"/>
                <w:rtl w:val="0"/>
              </w:rPr>
              <w:t xml:space="preserve">3 problems:</w:t>
            </w:r>
          </w:p>
          <w:p w:rsidR="00000000" w:rsidDel="00000000" w:rsidP="00000000" w:rsidRDefault="00000000" w:rsidRPr="00000000" w14:paraId="00000259">
            <w:pPr>
              <w:numPr>
                <w:ilvl w:val="0"/>
                <w:numId w:val="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list update operation in Memcached is inefficient. cannot append but update the whole list.</w:t>
            </w:r>
          </w:p>
          <w:p w:rsidR="00000000" w:rsidDel="00000000" w:rsidP="00000000" w:rsidRDefault="00000000" w:rsidRPr="00000000" w14:paraId="0000025A">
            <w:pPr>
              <w:numPr>
                <w:ilvl w:val="0"/>
                <w:numId w:val="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clients have to manage cache</w:t>
            </w:r>
          </w:p>
          <w:p w:rsidR="00000000" w:rsidDel="00000000" w:rsidP="00000000" w:rsidRDefault="00000000" w:rsidRPr="00000000" w14:paraId="0000025B">
            <w:pPr>
              <w:numPr>
                <w:ilvl w:val="0"/>
                <w:numId w:val="1"/>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Hard to offer read-after-write consistency</w:t>
            </w:r>
          </w:p>
          <w:p w:rsidR="00000000" w:rsidDel="00000000" w:rsidP="00000000" w:rsidRDefault="00000000" w:rsidRPr="00000000" w14:paraId="0000025C">
            <w:pPr>
              <w:shd w:fill="ffffff" w:val="clear"/>
              <w:spacing w:line="384.00000000000006" w:lineRule="auto"/>
              <w:rPr>
                <w:color w:val="333333"/>
                <w:sz w:val="18"/>
                <w:szCs w:val="18"/>
                <w:highlight w:val="white"/>
              </w:rPr>
            </w:pPr>
            <w:r w:rsidDel="00000000" w:rsidR="00000000" w:rsidRPr="00000000">
              <w:rPr>
                <w:color w:val="333333"/>
                <w:sz w:val="18"/>
                <w:szCs w:val="18"/>
                <w:highlight w:val="white"/>
                <w:rtl w:val="0"/>
              </w:rPr>
              <w:t xml:space="preserve">To solve those problems, we have 3 goals:</w:t>
            </w:r>
          </w:p>
          <w:p w:rsidR="00000000" w:rsidDel="00000000" w:rsidP="00000000" w:rsidRDefault="00000000" w:rsidRPr="00000000" w14:paraId="0000025D">
            <w:pPr>
              <w:numPr>
                <w:ilvl w:val="0"/>
                <w:numId w:val="3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online data graph service that is efficiency at scale</w:t>
            </w:r>
          </w:p>
          <w:p w:rsidR="00000000" w:rsidDel="00000000" w:rsidP="00000000" w:rsidRDefault="00000000" w:rsidRPr="00000000" w14:paraId="0000025E">
            <w:pPr>
              <w:numPr>
                <w:ilvl w:val="0"/>
                <w:numId w:val="3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optimize for read (its read-to-write ratio is 500:1)</w:t>
            </w:r>
          </w:p>
          <w:p w:rsidR="00000000" w:rsidDel="00000000" w:rsidP="00000000" w:rsidRDefault="00000000" w:rsidRPr="00000000" w14:paraId="0000025F">
            <w:pPr>
              <w:numPr>
                <w:ilvl w:val="1"/>
                <w:numId w:val="35"/>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low read latency</w:t>
            </w:r>
          </w:p>
          <w:p w:rsidR="00000000" w:rsidDel="00000000" w:rsidP="00000000" w:rsidRDefault="00000000" w:rsidRPr="00000000" w14:paraId="00000260">
            <w:pPr>
              <w:numPr>
                <w:ilvl w:val="1"/>
                <w:numId w:val="35"/>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high read availability (eventual consistency)</w:t>
            </w:r>
          </w:p>
          <w:p w:rsidR="00000000" w:rsidDel="00000000" w:rsidP="00000000" w:rsidRDefault="00000000" w:rsidRPr="00000000" w14:paraId="00000261">
            <w:pPr>
              <w:numPr>
                <w:ilvl w:val="0"/>
                <w:numId w:val="3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timeliness of writes (read-after-write)</w:t>
            </w:r>
          </w:p>
          <w:p w:rsidR="00000000" w:rsidDel="00000000" w:rsidP="00000000" w:rsidRDefault="00000000" w:rsidRPr="00000000" w14:paraId="00000262">
            <w:pPr>
              <w:pStyle w:val="Heading2"/>
              <w:keepNext w:val="0"/>
              <w:keepLines w:val="0"/>
              <w:shd w:fill="ffffff" w:val="clear"/>
              <w:spacing w:after="80" w:before="360" w:line="240" w:lineRule="auto"/>
              <w:rPr>
                <w:rFonts w:ascii="Arial" w:cs="Arial" w:eastAsia="Arial" w:hAnsi="Arial"/>
                <w:color w:val="333333"/>
                <w:sz w:val="18"/>
                <w:szCs w:val="18"/>
                <w:highlight w:val="white"/>
              </w:rPr>
            </w:pPr>
            <w:bookmarkStart w:colFirst="0" w:colLast="0" w:name="_t0k071j0pshc" w:id="47"/>
            <w:bookmarkEnd w:id="47"/>
            <w:hyperlink r:id="rId43">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Data Model</w:t>
            </w:r>
          </w:p>
          <w:p w:rsidR="00000000" w:rsidDel="00000000" w:rsidP="00000000" w:rsidRDefault="00000000" w:rsidRPr="00000000" w14:paraId="00000263">
            <w:pPr>
              <w:numPr>
                <w:ilvl w:val="0"/>
                <w:numId w:val="2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Objects (e.g. user, location, comment) with unique IDs</w:t>
            </w:r>
          </w:p>
          <w:p w:rsidR="00000000" w:rsidDel="00000000" w:rsidP="00000000" w:rsidRDefault="00000000" w:rsidRPr="00000000" w14:paraId="00000264">
            <w:pPr>
              <w:numPr>
                <w:ilvl w:val="0"/>
                <w:numId w:val="2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Associations (e.g. tagged, like, author) between two IDs</w:t>
            </w:r>
          </w:p>
          <w:p w:rsidR="00000000" w:rsidDel="00000000" w:rsidP="00000000" w:rsidRDefault="00000000" w:rsidRPr="00000000" w14:paraId="00000265">
            <w:pPr>
              <w:numPr>
                <w:ilvl w:val="0"/>
                <w:numId w:val="25"/>
              </w:numPr>
              <w:spacing w:line="240" w:lineRule="auto"/>
              <w:ind w:left="720" w:hanging="360"/>
              <w:rPr>
                <w:sz w:val="18"/>
                <w:szCs w:val="18"/>
                <w:highlight w:val="white"/>
              </w:rPr>
            </w:pPr>
            <w:r w:rsidDel="00000000" w:rsidR="00000000" w:rsidRPr="00000000">
              <w:rPr>
                <w:color w:val="333333"/>
                <w:sz w:val="18"/>
                <w:szCs w:val="18"/>
                <w:highlight w:val="white"/>
                <w:rtl w:val="0"/>
              </w:rPr>
              <w:t xml:space="preserve">Both have key-value data as well as a time field</w:t>
            </w:r>
          </w:p>
          <w:p w:rsidR="00000000" w:rsidDel="00000000" w:rsidP="00000000" w:rsidRDefault="00000000" w:rsidRPr="00000000" w14:paraId="00000266">
            <w:pPr>
              <w:pStyle w:val="Heading2"/>
              <w:keepNext w:val="0"/>
              <w:keepLines w:val="0"/>
              <w:shd w:fill="ffffff" w:val="clear"/>
              <w:spacing w:after="80" w:before="360" w:line="240" w:lineRule="auto"/>
              <w:rPr>
                <w:rFonts w:ascii="Arial" w:cs="Arial" w:eastAsia="Arial" w:hAnsi="Arial"/>
                <w:color w:val="333333"/>
                <w:sz w:val="18"/>
                <w:szCs w:val="18"/>
                <w:highlight w:val="white"/>
              </w:rPr>
            </w:pPr>
            <w:bookmarkStart w:colFirst="0" w:colLast="0" w:name="_v8owiwk8h8pu" w:id="48"/>
            <w:bookmarkEnd w:id="48"/>
            <w:hyperlink r:id="rId44">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Solutions: TAO</w:t>
            </w:r>
          </w:p>
          <w:p w:rsidR="00000000" w:rsidDel="00000000" w:rsidP="00000000" w:rsidRDefault="00000000" w:rsidRPr="00000000" w14:paraId="00000267">
            <w:pPr>
              <w:numPr>
                <w:ilvl w:val="0"/>
                <w:numId w:val="43"/>
              </w:numPr>
              <w:spacing w:line="384.00000000000006" w:lineRule="auto"/>
              <w:ind w:left="720" w:hanging="360"/>
              <w:rPr>
                <w:sz w:val="18"/>
                <w:szCs w:val="18"/>
                <w:highlight w:val="white"/>
              </w:rPr>
            </w:pPr>
            <w:r w:rsidDel="00000000" w:rsidR="00000000" w:rsidRPr="00000000">
              <w:rPr>
                <w:color w:val="333333"/>
                <w:sz w:val="18"/>
                <w:szCs w:val="18"/>
                <w:highlight w:val="white"/>
                <w:rtl w:val="0"/>
              </w:rPr>
              <w:t xml:space="preserve">Efficiency at scale and reduce read latency</w:t>
            </w:r>
          </w:p>
          <w:p w:rsidR="00000000" w:rsidDel="00000000" w:rsidP="00000000" w:rsidRDefault="00000000" w:rsidRPr="00000000" w14:paraId="00000268">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graph-specific caching</w:t>
            </w:r>
          </w:p>
          <w:p w:rsidR="00000000" w:rsidDel="00000000" w:rsidP="00000000" w:rsidRDefault="00000000" w:rsidRPr="00000000" w14:paraId="00000269">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a standalone cache layer between the stateless service layer and the DB layer (aka </w:t>
            </w:r>
            <w:hyperlink r:id="rId45">
              <w:r w:rsidDel="00000000" w:rsidR="00000000" w:rsidRPr="00000000">
                <w:rPr>
                  <w:color w:val="de4c4f"/>
                  <w:sz w:val="18"/>
                  <w:szCs w:val="18"/>
                  <w:highlight w:val="white"/>
                  <w:u w:val="single"/>
                  <w:rtl w:val="0"/>
                </w:rPr>
                <w:t xml:space="preserve">Functional Decomposition</w:t>
              </w:r>
            </w:hyperlink>
            <w:r w:rsidDel="00000000" w:rsidR="00000000" w:rsidRPr="00000000">
              <w:rPr>
                <w:color w:val="333333"/>
                <w:sz w:val="18"/>
                <w:szCs w:val="18"/>
                <w:highlight w:val="white"/>
                <w:rtl w:val="0"/>
              </w:rPr>
              <w:t xml:space="preserve">)</w:t>
            </w:r>
          </w:p>
          <w:p w:rsidR="00000000" w:rsidDel="00000000" w:rsidP="00000000" w:rsidRDefault="00000000" w:rsidRPr="00000000" w14:paraId="0000026A">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subdivide data centers (aka </w:t>
            </w:r>
            <w:hyperlink r:id="rId46">
              <w:r w:rsidDel="00000000" w:rsidR="00000000" w:rsidRPr="00000000">
                <w:rPr>
                  <w:color w:val="de4c4f"/>
                  <w:sz w:val="18"/>
                  <w:szCs w:val="18"/>
                  <w:highlight w:val="white"/>
                  <w:u w:val="single"/>
                  <w:rtl w:val="0"/>
                </w:rPr>
                <w:t xml:space="preserve">Horizontal Data Partitioning</w:t>
              </w:r>
            </w:hyperlink>
            <w:r w:rsidDel="00000000" w:rsidR="00000000" w:rsidRPr="00000000">
              <w:rPr>
                <w:color w:val="333333"/>
                <w:sz w:val="18"/>
                <w:szCs w:val="18"/>
                <w:highlight w:val="white"/>
                <w:rtl w:val="0"/>
              </w:rPr>
              <w:t xml:space="preserve">)</w:t>
            </w:r>
          </w:p>
          <w:p w:rsidR="00000000" w:rsidDel="00000000" w:rsidP="00000000" w:rsidRDefault="00000000" w:rsidRPr="00000000" w14:paraId="0000026B">
            <w:pPr>
              <w:numPr>
                <w:ilvl w:val="0"/>
                <w:numId w:val="43"/>
              </w:numPr>
              <w:spacing w:line="384.00000000000006" w:lineRule="auto"/>
              <w:ind w:left="720" w:hanging="360"/>
              <w:rPr>
                <w:sz w:val="18"/>
                <w:szCs w:val="18"/>
                <w:highlight w:val="white"/>
              </w:rPr>
            </w:pPr>
            <w:r w:rsidDel="00000000" w:rsidR="00000000" w:rsidRPr="00000000">
              <w:rPr>
                <w:color w:val="333333"/>
                <w:sz w:val="18"/>
                <w:szCs w:val="18"/>
                <w:highlight w:val="white"/>
                <w:rtl w:val="0"/>
              </w:rPr>
              <w:t xml:space="preserve">Write timeliness</w:t>
            </w:r>
          </w:p>
          <w:p w:rsidR="00000000" w:rsidDel="00000000" w:rsidP="00000000" w:rsidRDefault="00000000" w:rsidRPr="00000000" w14:paraId="0000026C">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write-through cache</w:t>
            </w:r>
          </w:p>
          <w:p w:rsidR="00000000" w:rsidDel="00000000" w:rsidP="00000000" w:rsidRDefault="00000000" w:rsidRPr="00000000" w14:paraId="0000026D">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follower/leader cache to solve thundering herd problem</w:t>
            </w:r>
          </w:p>
          <w:p w:rsidR="00000000" w:rsidDel="00000000" w:rsidP="00000000" w:rsidRDefault="00000000" w:rsidRPr="00000000" w14:paraId="0000026E">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async replication</w:t>
            </w:r>
          </w:p>
          <w:p w:rsidR="00000000" w:rsidDel="00000000" w:rsidP="00000000" w:rsidRDefault="00000000" w:rsidRPr="00000000" w14:paraId="0000026F">
            <w:pPr>
              <w:numPr>
                <w:ilvl w:val="0"/>
                <w:numId w:val="43"/>
              </w:numPr>
              <w:spacing w:line="384.00000000000006" w:lineRule="auto"/>
              <w:ind w:left="720" w:hanging="360"/>
              <w:rPr>
                <w:sz w:val="18"/>
                <w:szCs w:val="18"/>
                <w:highlight w:val="white"/>
              </w:rPr>
            </w:pPr>
            <w:r w:rsidDel="00000000" w:rsidR="00000000" w:rsidRPr="00000000">
              <w:rPr>
                <w:color w:val="333333"/>
                <w:sz w:val="18"/>
                <w:szCs w:val="18"/>
                <w:highlight w:val="white"/>
                <w:rtl w:val="0"/>
              </w:rPr>
              <w:t xml:space="preserve">Read availability</w:t>
            </w:r>
          </w:p>
          <w:p w:rsidR="00000000" w:rsidDel="00000000" w:rsidP="00000000" w:rsidRDefault="00000000" w:rsidRPr="00000000" w14:paraId="00000270">
            <w:pPr>
              <w:numPr>
                <w:ilvl w:val="1"/>
                <w:numId w:val="43"/>
              </w:numPr>
              <w:spacing w:line="240" w:lineRule="auto"/>
              <w:ind w:left="1440" w:hanging="360"/>
              <w:rPr>
                <w:sz w:val="18"/>
                <w:szCs w:val="18"/>
                <w:highlight w:val="white"/>
              </w:rPr>
            </w:pPr>
            <w:r w:rsidDel="00000000" w:rsidR="00000000" w:rsidRPr="00000000">
              <w:rPr>
                <w:color w:val="333333"/>
                <w:sz w:val="18"/>
                <w:szCs w:val="18"/>
                <w:highlight w:val="white"/>
                <w:rtl w:val="0"/>
              </w:rPr>
              <w:t xml:space="preserve">Read Failover to alternate data sources</w:t>
            </w:r>
          </w:p>
          <w:p w:rsidR="00000000" w:rsidDel="00000000" w:rsidP="00000000" w:rsidRDefault="00000000" w:rsidRPr="00000000" w14:paraId="00000271">
            <w:pPr>
              <w:pStyle w:val="Heading2"/>
              <w:keepNext w:val="0"/>
              <w:keepLines w:val="0"/>
              <w:shd w:fill="ffffff" w:val="clear"/>
              <w:spacing w:after="80" w:before="360" w:line="240" w:lineRule="auto"/>
              <w:rPr>
                <w:rFonts w:ascii="Arial" w:cs="Arial" w:eastAsia="Arial" w:hAnsi="Arial"/>
                <w:color w:val="333333"/>
                <w:sz w:val="18"/>
                <w:szCs w:val="18"/>
                <w:highlight w:val="white"/>
              </w:rPr>
            </w:pPr>
            <w:bookmarkStart w:colFirst="0" w:colLast="0" w:name="_b4dg2yv2hk89" w:id="49"/>
            <w:bookmarkEnd w:id="49"/>
            <w:hyperlink r:id="rId47">
              <w:r w:rsidDel="00000000" w:rsidR="00000000" w:rsidRPr="00000000">
                <w:rPr>
                  <w:rFonts w:ascii="Arial" w:cs="Arial" w:eastAsia="Arial" w:hAnsi="Arial"/>
                  <w:color w:val="de4c4f"/>
                  <w:sz w:val="18"/>
                  <w:szCs w:val="18"/>
                  <w:highlight w:val="white"/>
                  <w:u w:val="single"/>
                  <w:rtl w:val="0"/>
                </w:rPr>
                <w:t xml:space="preserve">#</w:t>
              </w:r>
            </w:hyperlink>
            <w:r w:rsidDel="00000000" w:rsidR="00000000" w:rsidRPr="00000000">
              <w:rPr>
                <w:rFonts w:ascii="Arial" w:cs="Arial" w:eastAsia="Arial" w:hAnsi="Arial"/>
                <w:color w:val="333333"/>
                <w:sz w:val="18"/>
                <w:szCs w:val="18"/>
                <w:highlight w:val="white"/>
                <w:rtl w:val="0"/>
              </w:rPr>
              <w:t xml:space="preserve"> TAO’s Architecture</w:t>
            </w:r>
          </w:p>
          <w:p w:rsidR="00000000" w:rsidDel="00000000" w:rsidP="00000000" w:rsidRDefault="00000000" w:rsidRPr="00000000" w14:paraId="00000272">
            <w:pPr>
              <w:numPr>
                <w:ilvl w:val="0"/>
                <w:numId w:val="53"/>
              </w:numPr>
              <w:spacing w:line="240" w:lineRule="auto"/>
              <w:ind w:left="720" w:hanging="360"/>
              <w:rPr>
                <w:sz w:val="18"/>
                <w:szCs w:val="18"/>
                <w:highlight w:val="white"/>
              </w:rPr>
            </w:pPr>
            <w:r w:rsidDel="00000000" w:rsidR="00000000" w:rsidRPr="00000000">
              <w:rPr>
                <w:rFonts w:ascii="Arial Unicode MS" w:cs="Arial Unicode MS" w:eastAsia="Arial Unicode MS" w:hAnsi="Arial Unicode MS"/>
                <w:color w:val="333333"/>
                <w:sz w:val="18"/>
                <w:szCs w:val="18"/>
                <w:highlight w:val="white"/>
                <w:rtl w:val="0"/>
              </w:rPr>
              <w:t xml:space="preserve">MySQL databases → durability</w:t>
            </w:r>
          </w:p>
          <w:p w:rsidR="00000000" w:rsidDel="00000000" w:rsidP="00000000" w:rsidRDefault="00000000" w:rsidRPr="00000000" w14:paraId="00000273">
            <w:pPr>
              <w:numPr>
                <w:ilvl w:val="0"/>
                <w:numId w:val="53"/>
              </w:numPr>
              <w:spacing w:line="240" w:lineRule="auto"/>
              <w:ind w:left="720" w:hanging="360"/>
              <w:rPr>
                <w:sz w:val="18"/>
                <w:szCs w:val="18"/>
                <w:highlight w:val="white"/>
              </w:rPr>
            </w:pPr>
            <w:r w:rsidDel="00000000" w:rsidR="00000000" w:rsidRPr="00000000">
              <w:rPr>
                <w:rFonts w:ascii="Arial Unicode MS" w:cs="Arial Unicode MS" w:eastAsia="Arial Unicode MS" w:hAnsi="Arial Unicode MS"/>
                <w:color w:val="333333"/>
                <w:sz w:val="18"/>
                <w:szCs w:val="18"/>
                <w:highlight w:val="white"/>
                <w:rtl w:val="0"/>
              </w:rPr>
              <w:t xml:space="preserve">Leader cache → coordinates writes to each object</w:t>
            </w:r>
          </w:p>
          <w:p w:rsidR="00000000" w:rsidDel="00000000" w:rsidP="00000000" w:rsidRDefault="00000000" w:rsidRPr="00000000" w14:paraId="00000274">
            <w:pPr>
              <w:numPr>
                <w:ilvl w:val="0"/>
                <w:numId w:val="53"/>
              </w:numPr>
              <w:spacing w:line="240" w:lineRule="auto"/>
              <w:ind w:left="720" w:hanging="360"/>
              <w:rPr>
                <w:sz w:val="18"/>
                <w:szCs w:val="18"/>
                <w:highlight w:val="white"/>
              </w:rPr>
            </w:pPr>
            <w:r w:rsidDel="00000000" w:rsidR="00000000" w:rsidRPr="00000000">
              <w:rPr>
                <w:rFonts w:ascii="Arial Unicode MS" w:cs="Arial Unicode MS" w:eastAsia="Arial Unicode MS" w:hAnsi="Arial Unicode MS"/>
                <w:color w:val="333333"/>
                <w:sz w:val="18"/>
                <w:szCs w:val="18"/>
                <w:highlight w:val="white"/>
                <w:rtl w:val="0"/>
              </w:rPr>
              <w:t xml:space="preserve">Follower caches → serve reads but not writes. forward all writes to leader.</w:t>
            </w:r>
          </w:p>
          <w:p w:rsidR="00000000" w:rsidDel="00000000" w:rsidP="00000000" w:rsidRDefault="00000000" w:rsidRPr="00000000" w14:paraId="00000275">
            <w:pPr>
              <w:shd w:fill="ffffff" w:val="clear"/>
              <w:spacing w:line="384.00000000000006"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5324475" cy="2921000"/>
                  <wp:effectExtent b="0" l="0" r="0" t="0"/>
                  <wp:docPr descr="Facebook TAO Architecture" id="44" name="image26.png"/>
                  <a:graphic>
                    <a:graphicData uri="http://schemas.openxmlformats.org/drawingml/2006/picture">
                      <pic:pic>
                        <pic:nvPicPr>
                          <pic:cNvPr descr="Facebook TAO Architecture" id="0" name="image26.png"/>
                          <pic:cNvPicPr preferRelativeResize="0"/>
                        </pic:nvPicPr>
                        <pic:blipFill>
                          <a:blip r:embed="rId48"/>
                          <a:srcRect b="0" l="0" r="0" t="0"/>
                          <a:stretch>
                            <a:fillRect/>
                          </a:stretch>
                        </pic:blipFill>
                        <pic:spPr>
                          <a:xfrm>
                            <a:off x="0" y="0"/>
                            <a:ext cx="53244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hd w:fill="ffffff" w:val="clear"/>
              <w:spacing w:line="384.00000000000006" w:lineRule="auto"/>
              <w:rPr>
                <w:color w:val="333333"/>
                <w:sz w:val="18"/>
                <w:szCs w:val="18"/>
                <w:highlight w:val="white"/>
              </w:rPr>
            </w:pPr>
            <w:r w:rsidDel="00000000" w:rsidR="00000000" w:rsidRPr="00000000">
              <w:rPr>
                <w:color w:val="333333"/>
                <w:sz w:val="18"/>
                <w:szCs w:val="18"/>
                <w:highlight w:val="white"/>
                <w:rtl w:val="0"/>
              </w:rPr>
              <w:t xml:space="preserve">Read failover</w:t>
            </w:r>
          </w:p>
          <w:p w:rsidR="00000000" w:rsidDel="00000000" w:rsidP="00000000" w:rsidRDefault="00000000" w:rsidRPr="00000000" w14:paraId="00000277">
            <w:pPr>
              <w:shd w:fill="ffffff" w:val="clear"/>
              <w:spacing w:line="384.00000000000006"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5324475" cy="2717800"/>
                  <wp:effectExtent b="0" l="0" r="0" t="0"/>
                  <wp:docPr descr="Facebook TAO Read Failover" id="13" name="image9.png"/>
                  <a:graphic>
                    <a:graphicData uri="http://schemas.openxmlformats.org/drawingml/2006/picture">
                      <pic:pic>
                        <pic:nvPicPr>
                          <pic:cNvPr descr="Facebook TAO Read Failover" id="0" name="image9.png"/>
                          <pic:cNvPicPr preferRelativeResize="0"/>
                        </pic:nvPicPr>
                        <pic:blipFill>
                          <a:blip r:embed="rId49"/>
                          <a:srcRect b="0" l="0" r="0" t="0"/>
                          <a:stretch>
                            <a:fillRect/>
                          </a:stretch>
                        </pic:blipFill>
                        <pic:spPr>
                          <a:xfrm>
                            <a:off x="0" y="0"/>
                            <a:ext cx="53244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Related: Twitter FlockDB</w:t>
            </w:r>
          </w:p>
        </w:tc>
      </w:tr>
    </w:tbl>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7D">
      <w:pPr>
        <w:pStyle w:val="Heading2"/>
        <w:pBdr>
          <w:top w:space="0" w:sz="0" w:val="nil"/>
          <w:left w:space="0" w:sz="0" w:val="nil"/>
          <w:bottom w:space="0" w:sz="0" w:val="nil"/>
          <w:right w:space="0" w:sz="0" w:val="nil"/>
          <w:between w:space="0" w:sz="0" w:val="nil"/>
        </w:pBdr>
        <w:shd w:fill="auto" w:val="clear"/>
        <w:rPr/>
      </w:pPr>
      <w:bookmarkStart w:colFirst="0" w:colLast="0" w:name="_y6v92161pc06" w:id="50"/>
      <w:bookmarkEnd w:id="50"/>
      <w:r w:rsidDel="00000000" w:rsidR="00000000" w:rsidRPr="00000000">
        <w:rPr>
          <w:rtl w:val="0"/>
        </w:rPr>
        <w:t xml:space="preserve">Document Store</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4"/>
        <w:tblW w:w="11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95"/>
        <w:tblGridChange w:id="0">
          <w:tblGrid>
            <w:gridCol w:w="3330"/>
            <w:gridCol w:w="8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shd w:fill="ffee80" w:val="clear"/>
              </w:rPr>
            </w:pPr>
            <w:r w:rsidDel="00000000" w:rsidR="00000000" w:rsidRPr="00000000">
              <w:rPr>
                <w:rFonts w:ascii="Consolas" w:cs="Consolas" w:eastAsia="Consolas" w:hAnsi="Consolas"/>
                <w:sz w:val="18"/>
                <w:szCs w:val="18"/>
                <w:shd w:fill="ffee80" w:val="clear"/>
                <w:rtl w:val="0"/>
              </w:rPr>
              <w:t xml:space="preserve">Out-of-box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MongoDB, CouchDB, Terrastore, OrientDB, RavenDB, etc</w:t>
            </w:r>
          </w:p>
        </w:tc>
      </w:tr>
    </w:tbl>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2">
      <w:pPr>
        <w:pStyle w:val="Heading2"/>
        <w:pBdr>
          <w:top w:space="0" w:sz="0" w:val="nil"/>
          <w:left w:space="0" w:sz="0" w:val="nil"/>
          <w:bottom w:space="0" w:sz="0" w:val="nil"/>
          <w:right w:space="0" w:sz="0" w:val="nil"/>
          <w:between w:space="0" w:sz="0" w:val="nil"/>
        </w:pBdr>
        <w:shd w:fill="auto" w:val="clear"/>
        <w:rPr/>
      </w:pPr>
      <w:bookmarkStart w:colFirst="0" w:colLast="0" w:name="_656o8x89r3sl" w:id="51"/>
      <w:bookmarkEnd w:id="51"/>
      <w:r w:rsidDel="00000000" w:rsidR="00000000" w:rsidRPr="00000000">
        <w:rPr>
          <w:rtl w:val="0"/>
        </w:rPr>
        <w:t xml:space="preserve">SSD or Rotating Disk KV Store</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5"/>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LevelDB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 代码不到 1000 行，值得上手学习</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Sorted by key</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Operations: Put, Get, Delete</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单进程</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Motivation</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 for high volumn write (O(log n) 但是是 batch write，不是 random write)</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可遍历</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Ideas</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sz w:val="18"/>
                <w:szCs w:val="18"/>
                <w:rtl w:val="0"/>
              </w:rPr>
              <w:t xml:space="preserve">- [LSM tree](Log structured merge tree): LSM trees </w:t>
            </w:r>
            <w:r w:rsidDel="00000000" w:rsidR="00000000" w:rsidRPr="00000000">
              <w:rPr>
                <w:rFonts w:ascii="Consolas" w:cs="Consolas" w:eastAsia="Consolas" w:hAnsi="Consolas"/>
                <w:color w:val="ff0000"/>
                <w:sz w:val="18"/>
                <w:szCs w:val="18"/>
                <w:rtl w:val="0"/>
              </w:rPr>
              <w:t xml:space="preserve">maintain data in two or more separate structures, each of which is optimized for its respective underlying storage medium; data is synchronized between the two structures efficiently, in batches. </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此处 LevelDB 的做法是 Write to the in-memory skiplist-based memtable first, and append-only to the disk. Compact if necessary. 最后形成 memtable 和 SSTables in levels 的混合形态。</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Failure caused by missing memtable? [WAL](write ahead log): all mo</w:t>
            </w:r>
            <w:ins w:author="Anonymous" w:id="14" w:date="2019-07-20T20:56:27Z">
              <w:r w:rsidDel="00000000" w:rsidR="00000000" w:rsidRPr="00000000">
                <w:rPr>
                  <w:rFonts w:ascii="Consolas" w:cs="Consolas" w:eastAsia="Consolas" w:hAnsi="Consolas"/>
                  <w:sz w:val="18"/>
                  <w:szCs w:val="18"/>
                  <w:rtl w:val="0"/>
                </w:rPr>
                <w:t xml:space="preserve">≠</w:t>
              </w:r>
            </w:ins>
            <w:r w:rsidDel="00000000" w:rsidR="00000000" w:rsidRPr="00000000">
              <w:rPr>
                <w:rFonts w:ascii="Consolas" w:cs="Consolas" w:eastAsia="Consolas" w:hAnsi="Consolas"/>
                <w:sz w:val="18"/>
                <w:szCs w:val="18"/>
                <w:rtl w:val="0"/>
              </w:rPr>
              <w:t xml:space="preserve">difications are written to a log before they are applied.</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 Batch</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3124200"/>
                  <wp:effectExtent b="0" l="0" r="0" t="0"/>
                  <wp:docPr id="3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3054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Log</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LevelDB使用Memory Mapping的方式对log数据进行访问：如果前一次映射的空间已写满，则先将文件扩展一定的长度（每次扩展的长度按64KB,128KB,...的顺序逐次翻倍，最大到1MB），然后映射到内存，对映射的内存再以32KB的Page进行切分，每次写入的日志填充到Page中，攒积一定量后Sync到磁盘上（也可以设置WriteOptions，每写一条日志就Sync一次，但是这样效率很低）</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3124200"/>
                  <wp:effectExtent b="0" l="0" r="0" t="0"/>
                  <wp:docPr id="1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3054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memtable and skip list</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3289300"/>
                  <wp:effectExtent b="0" l="0" r="0" t="0"/>
                  <wp:docPr id="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3054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2247900"/>
                  <wp:effectExtent b="0" l="0" r="0" t="0"/>
                  <wp:docPr id="1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3054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SSTable (Sorted String Table)</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Level DB间歇性地将内存中的SkipList对应的数据集合Dump到磁盘上，生成一个sst的文件</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6553200"/>
                  <wp:effectExtent b="0" l="0" r="0" t="0"/>
                  <wp:docPr id="19"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3054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SSTables in Levels</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Level DB可能dump多个sst文件，这些文件的key范围可能重叠。按照Level DB的设计，其会将sst分为7个等级，可以视为代龄，其中，只有Level 0中的sst可能存在key的区间重叠的情况，而level1 - level6中，同一level中的sst可以保证不重叠，但不同level之间的sst依然可能key重叠。因此，如果查询一个key，其最多可能在6+n个sst中同时存在，n为level0中sst的个数；同时，由于这些文件的生成有先后关系，查询时还需要注意顺序</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 补图</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Chrome</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Ref</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55">
              <w:r w:rsidDel="00000000" w:rsidR="00000000" w:rsidRPr="00000000">
                <w:rPr>
                  <w:rFonts w:ascii="Consolas" w:cs="Consolas" w:eastAsia="Consolas" w:hAnsi="Consolas"/>
                  <w:color w:val="1155cc"/>
                  <w:sz w:val="18"/>
                  <w:szCs w:val="18"/>
                  <w:u w:val="single"/>
                  <w:rtl w:val="0"/>
                </w:rPr>
                <w:t xml:space="preserve">http://blog.csdn.net/icefireelf/article/details/7515816</w:t>
              </w:r>
            </w:hyperlink>
            <w:r w:rsidDel="00000000" w:rsidR="00000000" w:rsidRPr="00000000">
              <w:rPr>
                <w:rFonts w:ascii="Consolas" w:cs="Consolas" w:eastAsia="Consolas" w:hAnsi="Consolas"/>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Bitcask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Append only</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Only one Active data file (for write), older data file(s) (for read only)</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Components:</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 In-memory HashMap&lt;Key, &lt;fildId, value_offset, value_size, timestamp&gt;&gt;</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 Data file, layout:</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|crc|timestamp|key_size|value_size|key|value|</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 (index) hint file</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Operations</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Delete: set the value to a magic number</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append to the active data file and update in-memory hash map</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Periorical compaction:</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Copy latest entries: In-memory hashmap is always up-to-date. Stop and copy into new files.</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O(n) n is the number of valid entries.</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Efficient for lots of entries out-dated or deleted.</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Consume storage if little entries out-dated. May double the space. </w:t>
            </w:r>
            <w:r w:rsidDel="00000000" w:rsidR="00000000" w:rsidRPr="00000000">
              <w:rPr>
                <w:rFonts w:ascii="Consolas" w:cs="Consolas" w:eastAsia="Consolas" w:hAnsi="Consolas"/>
                <w:sz w:val="18"/>
                <w:szCs w:val="18"/>
                <w:highlight w:val="yellow"/>
                <w:rtl w:val="0"/>
              </w:rPr>
              <w:t xml:space="preserve">(can be resolved by having a secondary node do the compression work with GET/POST periordically. E.g. Hadoop secondary namenode)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Scan and move: for</w:t>
            </w:r>
            <w:ins w:author="Martin P" w:id="15" w:date="2019-06-01T03:08:40Z">
              <w:r w:rsidDel="00000000" w:rsidR="00000000" w:rsidRPr="00000000">
                <w:rPr>
                  <w:rFonts w:ascii="Consolas" w:cs="Consolas" w:eastAsia="Consolas" w:hAnsi="Consolas"/>
                  <w:sz w:val="18"/>
                  <w:szCs w:val="18"/>
                  <w:rtl w:val="0"/>
                </w:rPr>
                <w:t xml:space="preserve"> </w:t>
              </w:r>
            </w:ins>
            <w:r w:rsidDel="00000000" w:rsidR="00000000" w:rsidRPr="00000000">
              <w:rPr>
                <w:rFonts w:ascii="Consolas" w:cs="Consolas" w:eastAsia="Consolas" w:hAnsi="Consolas"/>
                <w:sz w:val="18"/>
                <w:szCs w:val="18"/>
                <w:rtl w:val="0"/>
              </w:rPr>
              <w:t xml:space="preserve">each entry, if it is up-to-date, move to the tail of the validated section.</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O(n) n is the number of all the entries.</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shrink the size</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no extra storage space needed</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Complex and need to sync hashmap and storage with transactions. May hurt performance.</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How to detect records that can be compacted? Timestamp.</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How to compact multiple files together (if sorted)?</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line="240" w:lineRule="auto"/>
              <w:rPr>
                <w:rFonts w:ascii="SimSun" w:cs="SimSun" w:eastAsia="SimSun" w:hAnsi="SimSun"/>
                <w:sz w:val="18"/>
                <w:szCs w:val="18"/>
              </w:rPr>
            </w:pPr>
            <w:r w:rsidDel="00000000" w:rsidR="00000000" w:rsidRPr="00000000">
              <w:rPr>
                <w:rFonts w:ascii="Consolas" w:cs="Consolas" w:eastAsia="Consolas" w:hAnsi="Consolas"/>
                <w:sz w:val="18"/>
                <w:szCs w:val="18"/>
                <w:highlight w:val="yellow"/>
                <w:rtl w:val="0"/>
              </w:rPr>
              <w:t xml:space="preserve">[TODO] check bitcask paper</w:t>
            </w:r>
            <w:r w:rsidDel="00000000" w:rsidR="00000000" w:rsidRPr="00000000">
              <w:rPr>
                <w:rFonts w:ascii="Consolas" w:cs="Consolas" w:eastAsia="Consolas" w:hAnsi="Consolas"/>
                <w:sz w:val="18"/>
                <w:szCs w:val="18"/>
                <w:rtl w:val="0"/>
              </w:rPr>
              <w:t xml:space="preserve"> compaction </w:t>
            </w:r>
            <w:r w:rsidDel="00000000" w:rsidR="00000000" w:rsidRPr="00000000">
              <w:rPr>
                <w:rFonts w:ascii="SimSun" w:cs="SimSun" w:eastAsia="SimSun" w:hAnsi="SimSun"/>
                <w:sz w:val="18"/>
                <w:szCs w:val="18"/>
                <w:rtl w:val="0"/>
              </w:rPr>
              <w:t xml:space="preserve">怎么做</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What if hash map cannot fit into a single machine’s memory?</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Consistent hashing, chord DHT, O(logn)</w:t>
            </w:r>
          </w:p>
        </w:tc>
      </w:tr>
    </w:tbl>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Dynamo, distributed KV store: DHT, virtual nodes, N(by default 3) replicas, R+W&gt;N, hash tree to sync, gossip protocol to maintain membership, vector clock</w:t>
      </w:r>
    </w:p>
    <w:p w:rsidR="00000000" w:rsidDel="00000000" w:rsidP="00000000" w:rsidRDefault="00000000" w:rsidRPr="00000000" w14:paraId="000002E2">
      <w:pPr>
        <w:pStyle w:val="Heading2"/>
        <w:pBdr>
          <w:top w:space="0" w:sz="0" w:val="nil"/>
          <w:left w:space="0" w:sz="0" w:val="nil"/>
          <w:bottom w:space="0" w:sz="0" w:val="nil"/>
          <w:right w:space="0" w:sz="0" w:val="nil"/>
          <w:between w:space="0" w:sz="0" w:val="nil"/>
        </w:pBdr>
        <w:shd w:fill="auto" w:val="clear"/>
        <w:rPr/>
      </w:pPr>
      <w:bookmarkStart w:colFirst="0" w:colLast="0" w:name="_frx1lcie1hhu" w:id="52"/>
      <w:bookmarkEnd w:id="52"/>
      <w:r w:rsidDel="00000000" w:rsidR="00000000" w:rsidRPr="00000000">
        <w:rPr>
          <w:rtl w:val="0"/>
        </w:rPr>
        <w:t xml:space="preserve">Column-oriented DBMS</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6"/>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Out-of-box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Cassandra, HBase, Hypertable, Amazon SimpleDB,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Motivation? petabytes structured/semi-structured data storage manager for low-latency random reads/writes on HDFS</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Time complexity? LSM tree indexing O(log n)</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Abstraction? big table, column-based, LSM tree indexing by (RowKey, ColumnKey, Timestamp/Version)</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Scale? horizontal scalability with Regions (</w:t>
            </w:r>
            <w:r w:rsidDel="00000000" w:rsidR="00000000" w:rsidRPr="00000000">
              <w:rPr>
                <w:rFonts w:ascii="Consolas" w:cs="Consolas" w:eastAsia="Consolas" w:hAnsi="Consolas"/>
                <w:color w:val="505050"/>
                <w:sz w:val="18"/>
                <w:szCs w:val="18"/>
                <w:highlight w:val="yellow"/>
                <w:rtl w:val="0"/>
              </w:rPr>
              <w:t xml:space="preserve">a contiguous, sorted range of rows that are stored together.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800475" cy="1609725"/>
                  <wp:effectExtent b="0" l="0" r="0" t="0"/>
                  <wp:docPr id="2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38004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Components?</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HMaster(META system table, region assignment, and balancing) Which node as master? ZooKeeper</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72100" cy="1993900"/>
                  <wp:effectExtent b="0" l="0" r="0" t="0"/>
                  <wp:docPr id="39"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3721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819400" cy="1952625"/>
                  <wp:effectExtent b="0" l="0" r="0" t="0"/>
                  <wp:docPr id="17"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8194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HRegionServer. Slaves are called region servers. One region per region server.</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 </w:t>
            </w:r>
            <w:r w:rsidDel="00000000" w:rsidR="00000000" w:rsidRPr="00000000">
              <w:rPr>
                <w:rFonts w:ascii="Consolas" w:cs="Consolas" w:eastAsia="Consolas" w:hAnsi="Consolas"/>
                <w:sz w:val="18"/>
                <w:szCs w:val="18"/>
                <w:highlight w:val="yellow"/>
                <w:rtl w:val="0"/>
              </w:rPr>
              <w:t xml:space="preserve">can go to region servers DIRECTLY (no dependency on master)</w:t>
            </w:r>
            <w:r w:rsidDel="00000000" w:rsidR="00000000" w:rsidRPr="00000000">
              <w:rPr>
                <w:rFonts w:ascii="Consolas" w:cs="Consolas" w:eastAsia="Consolas" w:hAnsi="Consolas"/>
                <w:sz w:val="18"/>
                <w:szCs w:val="18"/>
                <w:rtl w:val="0"/>
              </w:rPr>
              <w:t xml:space="preserve">. Query META table on master and identify the region (cache locations for future, get exception if miss), and clients go to region servers for read and write (HTable). The Master is used by the client only for table creation, modification, and deletion operations (HBaseAdmin).</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Facebook messaging system</w:t>
            </w:r>
          </w:p>
          <w:p w:rsidR="00000000" w:rsidDel="00000000" w:rsidP="00000000" w:rsidRDefault="00000000" w:rsidRPr="00000000" w14:paraId="000002FF">
            <w:pPr>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Consolas" w:cs="Consolas" w:eastAsia="Consolas" w:hAnsi="Consolas"/>
                <w:sz w:val="18"/>
                <w:szCs w:val="18"/>
                <w:u w:val="none"/>
                <w:rPrChange w:author="Dmitry Shilovich" w:id="16" w:date="2019-06-08T04:09:14Z">
                  <w:rPr>
                    <w:rFonts w:ascii="Consolas" w:cs="Consolas" w:eastAsia="Consolas" w:hAnsi="Consolas"/>
                    <w:sz w:val="18"/>
                    <w:szCs w:val="18"/>
                  </w:rPr>
                </w:rPrChange>
              </w:rPr>
              <w:pPrChange w:author="Dmitry Shilovich" w:id="0" w:date="2019-06-08T04:09:14Z">
                <w:pPr>
                  <w:pBdr>
                    <w:top w:space="0" w:sz="0" w:val="nil"/>
                    <w:left w:space="0" w:sz="0" w:val="nil"/>
                    <w:bottom w:space="0" w:sz="0" w:val="nil"/>
                    <w:right w:space="0" w:sz="0" w:val="nil"/>
                    <w:between w:space="0" w:sz="0" w:val="nil"/>
                  </w:pBdr>
                  <w:shd w:fill="auto" w:val="clear"/>
                  <w:spacing w:line="240" w:lineRule="auto"/>
                </w:pPr>
              </w:pPrChange>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Ref</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1155cc"/>
                <w:sz w:val="18"/>
                <w:szCs w:val="18"/>
                <w:u w:val="single"/>
              </w:rPr>
            </w:pPr>
            <w:r w:rsidDel="00000000" w:rsidR="00000000" w:rsidRPr="00000000">
              <w:fldChar w:fldCharType="begin"/>
              <w:instrText xml:space="preserve"> HYPERLINK "http://blog.cloudera.com/blog/2013/04/how-scaling-really-works-in-apache-hbase/" </w:instrText>
              <w:fldChar w:fldCharType="separate"/>
            </w:r>
            <w:r w:rsidDel="00000000" w:rsidR="00000000" w:rsidRPr="00000000">
              <w:rPr>
                <w:rFonts w:ascii="Consolas" w:cs="Consolas" w:eastAsia="Consolas" w:hAnsi="Consolas"/>
                <w:color w:val="1155cc"/>
                <w:sz w:val="18"/>
                <w:szCs w:val="18"/>
                <w:u w:val="single"/>
                <w:rtl w:val="0"/>
              </w:rPr>
              <w:t xml:space="preserve">http://blog.cloudera.com/blog/2013/04/how-scaling-really-works-in-apache-hbase/</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fldChar w:fldCharType="end"/>
            </w:r>
            <w:r w:rsidDel="00000000" w:rsidR="00000000" w:rsidRPr="00000000">
              <w:rPr>
                <w:rtl w:val="0"/>
              </w:rPr>
            </w:r>
          </w:p>
        </w:tc>
      </w:tr>
    </w:tbl>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Large-scale Batch Processing</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06">
      <w:pPr>
        <w:pStyle w:val="Heading2"/>
        <w:pBdr>
          <w:top w:space="0" w:sz="0" w:val="nil"/>
          <w:left w:space="0" w:sz="0" w:val="nil"/>
          <w:bottom w:space="0" w:sz="0" w:val="nil"/>
          <w:right w:space="0" w:sz="0" w:val="nil"/>
          <w:between w:space="0" w:sz="0" w:val="nil"/>
        </w:pBdr>
        <w:shd w:fill="auto" w:val="clear"/>
        <w:rPr/>
      </w:pPr>
      <w:bookmarkStart w:colFirst="0" w:colLast="0" w:name="_jupwf4wiszw0" w:id="53"/>
      <w:bookmarkEnd w:id="53"/>
      <w:r w:rsidDel="00000000" w:rsidR="00000000" w:rsidRPr="00000000">
        <w:rPr>
          <w:rtl w:val="0"/>
        </w:rPr>
        <w:t xml:space="preserve">Stream Processing</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7"/>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Real-time data analysis (financial data, twitter feeds, news data ...)</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High-frequency trading</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Complex Event Processing</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Real-time Search</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Social Networks</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Incorporating Web application user feedback in real time Search advertising personalization</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Low-latency data processing pipelines</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Online algorithm development</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Requirements: low latency, robust and fault-tolerant, scaling out, flexibility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Apache S4 (Yahoo), Apache Storm (Twitter), Google MillWheel, Apache Samza (Linkedin), Spark DStream, hop - Hadoop Online Prototype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General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Master-slave 简单: Storm, MillWheel, Samza</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比较特别的情况: Samza on YARN and Kafka</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P2P 复杂: S4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spacing w:line="240" w:lineRule="auto"/>
              <w:rPr>
                <w:ins w:author="Albert T" w:id="17" w:date="2019-03-18T05:39:26Z"/>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Storm</w:t>
            </w:r>
            <w:ins w:author="Albert T" w:id="17" w:date="2019-03-18T05:39:26Z">
              <w:r w:rsidDel="00000000" w:rsidR="00000000" w:rsidRPr="00000000">
                <w:rPr>
                  <w:rtl w:val="0"/>
                </w:rPr>
              </w:r>
            </w:ins>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Motivation</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run “topologies” (A topology is a graph of computation) that never end for input stream (unbounded sequence of tuples)</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Abstraction</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spout: source of streams (input: tuples)</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bolt: consumes any number of input streams, does some processing, and possibly emits new streams.</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topology is a graph of stream transformations where each node is a spout or bolt.</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Architecture (Master-slave)</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438525" cy="2647950"/>
                  <wp:effectExtent b="0" l="0" r="0" t="0"/>
                  <wp:docPr id="12"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3438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048000" cy="2466975"/>
                  <wp:effectExtent b="0" l="0" r="0" t="0"/>
                  <wp:docPr descr="Storm cluster" id="42" name="image35.png"/>
                  <a:graphic>
                    <a:graphicData uri="http://schemas.openxmlformats.org/drawingml/2006/picture">
                      <pic:pic>
                        <pic:nvPicPr>
                          <pic:cNvPr descr="Storm cluster" id="0" name="image35.png"/>
                          <pic:cNvPicPr preferRelativeResize="0"/>
                        </pic:nvPicPr>
                        <pic:blipFill>
                          <a:blip r:embed="rId60"/>
                          <a:srcRect b="0" l="0" r="0" t="0"/>
                          <a:stretch>
                            <a:fillRect/>
                          </a:stretch>
                        </pic:blipFill>
                        <pic:spPr>
                          <a:xfrm>
                            <a:off x="0" y="0"/>
                            <a:ext cx="3048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Master: a nimbus daemon (job tracker). 分发计算代码，分配计算任务，故障检测...  (Flying numbus 筋斗云)</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Worker: a supervisor daemon(listen on tasks)</w:t>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Interaction: through </w:t>
            </w:r>
            <w:r w:rsidDel="00000000" w:rsidR="00000000" w:rsidRPr="00000000">
              <w:rPr>
                <w:rFonts w:ascii="Consolas" w:cs="Consolas" w:eastAsia="Consolas" w:hAnsi="Consolas"/>
                <w:b w:val="1"/>
                <w:color w:val="ff0000"/>
                <w:sz w:val="18"/>
                <w:szCs w:val="18"/>
                <w:rtl w:val="0"/>
              </w:rPr>
              <w:t xml:space="preserve">zookeeper</w:t>
            </w:r>
            <w:r w:rsidDel="00000000" w:rsidR="00000000" w:rsidRPr="00000000">
              <w:rPr>
                <w:rFonts w:ascii="Consolas" w:cs="Consolas" w:eastAsia="Consolas" w:hAnsi="Consolas"/>
                <w:b w:val="1"/>
                <w:sz w:val="18"/>
                <w:szCs w:val="18"/>
                <w:rtl w:val="0"/>
              </w:rPr>
              <w:t xml:space="preserve"> cluster. daemons are </w:t>
            </w:r>
            <w:r w:rsidDel="00000000" w:rsidR="00000000" w:rsidRPr="00000000">
              <w:rPr>
                <w:rFonts w:ascii="Consolas" w:cs="Consolas" w:eastAsia="Consolas" w:hAnsi="Consolas"/>
                <w:b w:val="1"/>
                <w:color w:val="ff0000"/>
                <w:sz w:val="18"/>
                <w:szCs w:val="18"/>
                <w:rtl w:val="0"/>
              </w:rPr>
              <w:t xml:space="preserve">fail-fast </w:t>
            </w:r>
            <w:r w:rsidDel="00000000" w:rsidR="00000000" w:rsidRPr="00000000">
              <w:rPr>
                <w:rFonts w:ascii="Consolas" w:cs="Consolas" w:eastAsia="Consolas" w:hAnsi="Consolas"/>
                <w:b w:val="1"/>
                <w:sz w:val="18"/>
                <w:szCs w:val="18"/>
                <w:rtl w:val="0"/>
              </w:rPr>
              <w:t xml:space="preserve">and </w:t>
            </w:r>
            <w:r w:rsidDel="00000000" w:rsidR="00000000" w:rsidRPr="00000000">
              <w:rPr>
                <w:rFonts w:ascii="Consolas" w:cs="Consolas" w:eastAsia="Consolas" w:hAnsi="Consolas"/>
                <w:b w:val="1"/>
                <w:color w:val="ff0000"/>
                <w:sz w:val="18"/>
                <w:szCs w:val="18"/>
                <w:highlight w:val="yellow"/>
                <w:rtl w:val="0"/>
              </w:rPr>
              <w:t xml:space="preserve">stateless</w:t>
            </w:r>
            <w:r w:rsidDel="00000000" w:rsidR="00000000" w:rsidRPr="00000000">
              <w:rPr>
                <w:rFonts w:ascii="Consolas" w:cs="Consolas" w:eastAsia="Consolas" w:hAnsi="Consolas"/>
                <w:b w:val="1"/>
                <w:sz w:val="18"/>
                <w:szCs w:val="18"/>
                <w:rtl w:val="0"/>
              </w:rPr>
              <w:t xml:space="preserve">. all state is kept in Zookeeper or on local disk.</w:t>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S4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scaling out and fault-tolerant. no single point of failure</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complex to implement</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938588" cy="2156677"/>
                  <wp:effectExtent b="0" l="0" r="0" t="0"/>
                  <wp:docPr id="5"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3938588" cy="215667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381375" cy="3067050"/>
                  <wp:effectExtent b="0" l="0" r="0" t="0"/>
                  <wp:docPr id="53"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33813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严重的问题是 没有合理的 persistence strategy，机器出故障会丢数据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Samza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1723549" cy="576263"/>
                  <wp:effectExtent b="0" l="0" r="0" t="0"/>
                  <wp:docPr id="43"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1723549" cy="576263"/>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Samza uses YARN and Kafka to provide a framework for stage-wise stream processing and partitioning. Everything, put together, looks like this (different colors indicate different host machines):</w:t>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1157288" cy="2137288"/>
                  <wp:effectExtent b="0" l="0" r="0" t="0"/>
                  <wp:docPr id="38"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1157288" cy="213728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576638" cy="1496152"/>
                  <wp:effectExtent b="0" l="0" r="0" t="0"/>
                  <wp:docPr id="3"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3576638" cy="1496152"/>
                          </a:xfrm>
                          <a:prstGeom prst="rect"/>
                          <a:ln/>
                        </pic:spPr>
                      </pic:pic>
                    </a:graphicData>
                  </a:graphic>
                </wp:inline>
              </w:drawing>
            </w:r>
            <w:r w:rsidDel="00000000" w:rsidR="00000000" w:rsidRPr="00000000">
              <w:rPr>
                <w:rFonts w:ascii="Consolas" w:cs="Consolas" w:eastAsia="Consolas" w:hAnsi="Consolas"/>
                <w:sz w:val="18"/>
                <w:szCs w:val="18"/>
              </w:rPr>
              <w:drawing>
                <wp:inline distB="114300" distT="114300" distL="114300" distR="114300">
                  <wp:extent cx="3605213" cy="1546940"/>
                  <wp:effectExtent b="0" l="0" r="0" t="0"/>
                  <wp:docPr id="8"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3605213" cy="154694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DAG topology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Nodes</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Source Nodes: Storm spout, MillWheel Injector, S4 Keyless Event</w:t>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Computing Nodes: Storm bolt, </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Data Flow</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MillWheel: (K, V, Timestamp)</w:t>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Storm: Tuple</w:t>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S4: [K, Attribute]</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Topology</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常见的 topology: pipeline, shuffle grouping, field grouping, broadcasting</w:t>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Storm 的 topology 定义最灵活，Samza 受限 kafka, YARN 缺乏灵活性，只能表达一些简单的任务</w:t>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TopologyBuilder builder = new TopologyBuilder();</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builder.setSpout("spout", new KestrelSpout(</w:t>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"kestrel.everything.me",</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22133,</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"my_queue"),</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builder.setBolt("split", new SplitSentence(), 8)</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.shuffleGrouping("spout");</w:t>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builder.setBolt("count", new WordCount(), 12)</w:t>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.fieldsGrouping("split", new Fields("word"));</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Delivery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rtl w:val="0"/>
              </w:rPr>
              <w:t xml:space="preserve">At-Least Once Delivery, At-Most Once Delivery, </w:t>
            </w:r>
            <w:r w:rsidDel="00000000" w:rsidR="00000000" w:rsidRPr="00000000">
              <w:rPr>
                <w:rFonts w:ascii="Consolas" w:cs="Consolas" w:eastAsia="Consolas" w:hAnsi="Consolas"/>
                <w:sz w:val="18"/>
                <w:szCs w:val="18"/>
                <w:highlight w:val="yellow"/>
                <w:rtl w:val="0"/>
              </w:rPr>
              <w:t xml:space="preserve">Exactly-Once Delivery (最重要)</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Storm Exactly-Once Delivery</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67">
              <w:r w:rsidDel="00000000" w:rsidR="00000000" w:rsidRPr="00000000">
                <w:rPr>
                  <w:rFonts w:ascii="Consolas" w:cs="Consolas" w:eastAsia="Consolas" w:hAnsi="Consolas"/>
                  <w:color w:val="1155cc"/>
                  <w:sz w:val="18"/>
                  <w:szCs w:val="18"/>
                  <w:u w:val="single"/>
                  <w:rtl w:val="0"/>
                </w:rPr>
                <w:t xml:space="preserve">https://highlyscalable.wordpress.com/2013/08/20/in-stream-big-data-processing/</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Key idea is to utilize the fact that the result of XOR of two exact same signatures is 0.</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vertAlign w:val="subscript"/>
              </w:rPr>
            </w:pPr>
            <w:r w:rsidDel="00000000" w:rsidR="00000000" w:rsidRPr="00000000">
              <w:rPr>
                <w:rFonts w:ascii="Consolas" w:cs="Consolas" w:eastAsia="Consolas" w:hAnsi="Consolas"/>
                <w:sz w:val="18"/>
                <w:szCs w:val="18"/>
                <w:rtl w:val="0"/>
              </w:rPr>
              <w:t xml:space="preserve">framework maintains a set of pairs [event ID -&gt; random signature] for each initial event</w:t>
            </w: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Downstream nodes 对生成的 events 生成新的 random signature，每个 node 对所有 edges 的所有 event signatures 做 XOR，做完后更新 [event ID -&gt; result]，所有的计算结束后，要保证 [event ID -&gt; 0]</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4781550" cy="6686550"/>
                  <wp:effectExtent b="0" l="0" r="0" t="0"/>
                  <wp:docPr id="37"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478155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MillWheel Exactly-Once Delivery</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ACK + 检查重复 (bloom filter, external database: msgId, states, ...)</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Persistence /Fault-tolerance/ failover /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Cold Standby: Use heartbeat or ZooKeeper to track failure. provision new standby nodes when failure occurs. Only suitable for stateless services.</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Hot Standby: Keep two active nodes undertaking the same role. Downstream needs a stream selector to resolve duplications.</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Warm Standby: Keep two active nodes but the secondary node does not take traffic unless failure occurs.</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Checkpointing (or like Redis snapshot): write ahead log ，standby node recovers from the log</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time-consuming for large logs</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lose data</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Usercase: Storm, WhillWheel, Samza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Storm State Persistence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MillWheel and Samza State Persistence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w:t>
            </w:r>
            <w:ins w:author="Balaji Murugesan" w:id="18" w:date="2018-06-02T14:17:15Z">
              <w:r w:rsidDel="00000000" w:rsidR="00000000" w:rsidRPr="00000000">
                <w:rPr>
                  <w:rFonts w:ascii="Consolas" w:cs="Consolas" w:eastAsia="Consolas" w:hAnsi="Consolas"/>
                  <w:sz w:val="18"/>
                  <w:szCs w:val="18"/>
                  <w:rtl w:val="0"/>
                </w:rPr>
                <w:t xml:space="preserve"> </w:t>
              </w:r>
            </w:ins>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Trending Topics</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top 10 topics in the last week</w:t>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Motivation</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topic is considered trending when it has been among the top N topics in a given window of time.</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Ideas</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ins w:author="Bryan Liu" w:id="19" w:date="2019-04-11T04:33:47Z">
              <w:r w:rsidDel="00000000" w:rsidR="00000000" w:rsidRPr="00000000">
                <w:rPr>
                  <w:rFonts w:ascii="Consolas" w:cs="Consolas" w:eastAsia="Consolas" w:hAnsi="Consolas"/>
                  <w:sz w:val="18"/>
                  <w:szCs w:val="18"/>
                  <w:rtl w:val="0"/>
                </w:rPr>
                <w:t xml:space="preserve"> </w:t>
              </w:r>
            </w:ins>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(rolling counts (a.k.a. sliding windows) + ranking) in distributed stream processing</w:t>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Topology</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186435" cy="2738438"/>
                  <wp:effectExtent b="0" l="0" r="0" t="0"/>
                  <wp:docPr descr="Overview of the Rolling Top Words topology" id="15" name="image44.png"/>
                  <a:graphic>
                    <a:graphicData uri="http://schemas.openxmlformats.org/drawingml/2006/picture">
                      <pic:pic>
                        <pic:nvPicPr>
                          <pic:cNvPr descr="Overview of the Rolling Top Words topology" id="0" name="image44.png"/>
                          <pic:cNvPicPr preferRelativeResize="0"/>
                        </pic:nvPicPr>
                        <pic:blipFill>
                          <a:blip r:embed="rId69"/>
                          <a:srcRect b="0" l="0" r="0" t="0"/>
                          <a:stretch>
                            <a:fillRect/>
                          </a:stretch>
                        </pic:blipFill>
                        <pic:spPr>
                          <a:xfrm>
                            <a:off x="0" y="0"/>
                            <a:ext cx="518643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RollingTopWords with main()</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一种 spout，三种 bolt</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builder.setSpout(spoutId, new TestWordSpout(), 2);</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builder.setBolt(counterId, new RollingCountBolt(9, 3), 3)</w:t>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.fieldsGrouping(spoutId, new Fields("word"));</w:t>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builder.setBolt(intermediateRankerId, new IntermediateRankingsBolt(TOP_N), 2)</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.fieldsGrouping(counterId, new Fields("obj"));</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builder.setBolt(totalRankerId, new TotalRankingsBolt(TOP_N))</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.globalGrouping(intermediateRankerId);</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b w:val="1"/>
                <w:sz w:val="18"/>
                <w:szCs w:val="18"/>
                <w:u w:val="single"/>
                <w:rtl w:val="0"/>
              </w:rPr>
              <w:t xml:space="preserve">class TestWordSpout </w:t>
            </w:r>
            <w:r w:rsidDel="00000000" w:rsidR="00000000" w:rsidRPr="00000000">
              <w:rPr>
                <w:rFonts w:ascii="Consolas" w:cs="Consolas" w:eastAsia="Consolas" w:hAnsi="Consolas"/>
                <w:sz w:val="18"/>
                <w:szCs w:val="18"/>
                <w:rtl w:val="0"/>
              </w:rPr>
              <w:t xml:space="preserve">emits tuples like (“nathan”, “mike”, “jackson”, “golda”, “bertels”) every 100 ms.</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rFonts w:ascii="Consolas" w:cs="Consolas" w:eastAsia="Consolas" w:hAnsi="Consolas"/>
                <w:b w:val="1"/>
                <w:sz w:val="18"/>
                <w:szCs w:val="18"/>
                <w:u w:val="single"/>
              </w:rPr>
            </w:pPr>
            <w:r w:rsidDel="00000000" w:rsidR="00000000" w:rsidRPr="00000000">
              <w:rPr>
                <w:rFonts w:ascii="Consolas" w:cs="Consolas" w:eastAsia="Consolas" w:hAnsi="Consolas"/>
                <w:b w:val="1"/>
                <w:sz w:val="18"/>
                <w:szCs w:val="18"/>
                <w:u w:val="single"/>
                <w:rtl w:val="0"/>
              </w:rPr>
              <w:t xml:space="preserve">class RollingCountBolt</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@Override</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 void execute(Tuple tuple) {</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rFonts w:ascii="Consolas" w:cs="Consolas" w:eastAsia="Consolas" w:hAnsi="Consolas"/>
                <w:color w:val="ff0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 </w:t>
            </w:r>
            <w:r w:rsidDel="00000000" w:rsidR="00000000" w:rsidRPr="00000000">
              <w:rPr>
                <w:rFonts w:ascii="Consolas" w:cs="Consolas" w:eastAsia="Consolas" w:hAnsi="Consolas"/>
                <w:color w:val="ff0000"/>
                <w:sz w:val="18"/>
                <w:szCs w:val="18"/>
                <w:highlight w:val="yellow"/>
                <w:rtl w:val="0"/>
              </w:rPr>
              <w:t xml:space="preserve">tick tuple </w:t>
            </w:r>
            <w:r w:rsidDel="00000000" w:rsidR="00000000" w:rsidRPr="00000000">
              <w:rPr>
                <w:rFonts w:ascii="Consolas" w:cs="Consolas" w:eastAsia="Consolas" w:hAnsi="Consolas"/>
                <w:color w:val="ff0000"/>
                <w:sz w:val="18"/>
                <w:szCs w:val="18"/>
                <w:rtl w:val="0"/>
              </w:rPr>
              <w:t xml:space="preserve">is received at periodic intervals, set in conf</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(TupleHelpers.isTickTuple(tuple)) { </w:t>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LOG.info("Received tick tuple, triggering emit of current window counts");</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emitCurrentWindowCounts();</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else {</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countObjAndAck(tuple);</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void emitCurrentWindowCounts() {</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Map&lt;Object, Long&gt; counts = counter.</w:t>
            </w:r>
            <w:r w:rsidDel="00000000" w:rsidR="00000000" w:rsidRPr="00000000">
              <w:rPr>
                <w:rFonts w:ascii="Consolas" w:cs="Consolas" w:eastAsia="Consolas" w:hAnsi="Consolas"/>
                <w:color w:val="ff0000"/>
                <w:sz w:val="18"/>
                <w:szCs w:val="18"/>
                <w:rtl w:val="0"/>
              </w:rPr>
              <w:t xml:space="preserve">getCountsThenAdvanceWindow</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emit(counts, actualWindowLengthInSeconds);</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void emit(Map&lt;Object, Long&gt; counts) {</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(Entry&lt;Object, Long&gt; entry : counts.entrySet()) {</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Object obj = entry.getKey();</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Long count = entry.getValue();</w: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collector.emit(new Values(obj, count));</w:t>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void countObjAndAck(Tuple tuple) {</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Object obj = tuple.getValue(0);</w:t>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counter.incrementCount(obj);</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collector.ack(tuple);</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rPr>
                <w:rFonts w:ascii="Consolas" w:cs="Consolas" w:eastAsia="Consolas" w:hAnsi="Consolas"/>
                <w:b w:val="1"/>
                <w:sz w:val="18"/>
                <w:szCs w:val="18"/>
                <w:u w:val="single"/>
              </w:rPr>
            </w:pPr>
            <w:r w:rsidDel="00000000" w:rsidR="00000000" w:rsidRPr="00000000">
              <w:rPr>
                <w:rFonts w:ascii="Consolas" w:cs="Consolas" w:eastAsia="Consolas" w:hAnsi="Consolas"/>
                <w:b w:val="1"/>
                <w:sz w:val="18"/>
                <w:szCs w:val="18"/>
                <w:u w:val="single"/>
                <w:rtl w:val="0"/>
              </w:rPr>
              <w:t xml:space="preserve">class IntermediateRankingsBolt</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@Override</w:t>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updateRankingsWithTuple(Tuple tuple) {</w:t>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Rankable rankable = RankableObjectWithFields.from(tuple);</w:t>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super.getRankings().updateWith(rankable);</w:t>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b w:val="1"/>
                <w:sz w:val="18"/>
                <w:szCs w:val="18"/>
                <w:u w:val="single"/>
                <w:rtl w:val="0"/>
              </w:rPr>
              <w:t xml:space="preserve">class TotalRankingsBolt (</w:t>
            </w:r>
            <w:r w:rsidDel="00000000" w:rsidR="00000000" w:rsidRPr="00000000">
              <w:rPr>
                <w:rFonts w:ascii="Consolas" w:cs="Consolas" w:eastAsia="Consolas" w:hAnsi="Consolas"/>
                <w:b w:val="1"/>
                <w:color w:val="ff0000"/>
                <w:sz w:val="18"/>
                <w:szCs w:val="18"/>
                <w:u w:val="single"/>
                <w:rtl w:val="0"/>
              </w:rPr>
              <w:t xml:space="preserve">Single instance</w:t>
            </w:r>
            <w:r w:rsidDel="00000000" w:rsidR="00000000" w:rsidRPr="00000000">
              <w:rPr>
                <w:rFonts w:ascii="Consolas" w:cs="Consolas" w:eastAsia="Consolas" w:hAnsi="Consolas"/>
                <w:b w:val="1"/>
                <w:sz w:val="18"/>
                <w:szCs w:val="18"/>
                <w:u w:val="single"/>
                <w:rtl w:val="0"/>
              </w:rPr>
              <w:t xml:space="preserve">)</w:t>
            </w: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@Override</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updateRankingsWithTuple(Tuple tuple) {</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Rankings rankingsToBeMerged = (Rankings) tuple.getValue(0);</w:t>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super.getRankings().updateWith(rankingsToBeMerged);</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最后的 rankings 似乎就只是个 ArrayList of &lt;K, V&gt;，合并后插入更新</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Ref</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hyperlink r:id="rId70">
              <w:r w:rsidDel="00000000" w:rsidR="00000000" w:rsidRPr="00000000">
                <w:rPr>
                  <w:rFonts w:ascii="Consolas" w:cs="Consolas" w:eastAsia="Consolas" w:hAnsi="Consolas"/>
                  <w:color w:val="1155cc"/>
                  <w:sz w:val="18"/>
                  <w:szCs w:val="18"/>
                  <w:u w:val="single"/>
                  <w:rtl w:val="0"/>
                </w:rPr>
                <w:t xml:space="preserve">http://www.michael-noll.com/blog/2013/01/18/implementing-real-time-trending-topics-in-storm/</w:t>
              </w:r>
            </w:hyperlink>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rPr>
          <w:rFonts w:ascii="Consolas" w:cs="Consolas" w:eastAsia="Consolas" w:hAnsi="Consolas"/>
        </w:rPr>
      </w:pPr>
      <w:ins w:author="Sandy Lau" w:id="20" w:date="2019-05-14T01:06:53Z">
        <w:r w:rsidDel="00000000" w:rsidR="00000000" w:rsidRPr="00000000">
          <w:rPr>
            <w:rFonts w:ascii="Consolas" w:cs="Consolas" w:eastAsia="Consolas" w:hAnsi="Consolas"/>
            <w:rtl w:val="0"/>
          </w:rPr>
          <w:t xml:space="preserve">1</w:t>
        </w:r>
      </w:ins>
      <w:r w:rsidDel="00000000" w:rsidR="00000000" w:rsidRPr="00000000">
        <w:rPr>
          <w:rFonts w:ascii="Consolas" w:cs="Consolas" w:eastAsia="Consolas" w:hAnsi="Consolas"/>
          <w:rtl w:val="0"/>
        </w:rPr>
        <w:t xml:space="preserve">Interactive Data Analysis</w:t>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DD">
      <w:pPr>
        <w:pStyle w:val="Heading2"/>
        <w:pBdr>
          <w:top w:space="0" w:sz="0" w:val="nil"/>
          <w:left w:space="0" w:sz="0" w:val="nil"/>
          <w:bottom w:space="0" w:sz="0" w:val="nil"/>
          <w:right w:space="0" w:sz="0" w:val="nil"/>
          <w:between w:space="0" w:sz="0" w:val="nil"/>
        </w:pBdr>
        <w:shd w:fill="auto" w:val="clear"/>
        <w:rPr/>
      </w:pPr>
      <w:bookmarkStart w:colFirst="0" w:colLast="0" w:name="_rzarqwrha9dv" w:id="54"/>
      <w:bookmarkEnd w:id="54"/>
      <w:r w:rsidDel="00000000" w:rsidR="00000000" w:rsidRPr="00000000">
        <w:rPr>
          <w:rtl w:val="0"/>
        </w:rPr>
        <w:t xml:space="preserve">Graph Database: Architecture and Algorithm</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8"/>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Out-of-box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Neo4J, Infinitegraph, OrientDB, FlockDB, etc.</w:t>
            </w:r>
          </w:p>
        </w:tc>
      </w:tr>
    </w:tbl>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Machine Learning: Paradigm and Architecture</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Machine Learning: Distributed Algorithm</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Incremental Processing</w:t>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E8">
      <w:pPr>
        <w:pStyle w:val="Heading2"/>
        <w:pBdr>
          <w:top w:space="0" w:sz="0" w:val="nil"/>
          <w:left w:space="0" w:sz="0" w:val="nil"/>
          <w:bottom w:space="0" w:sz="0" w:val="nil"/>
          <w:right w:space="0" w:sz="0" w:val="nil"/>
          <w:between w:space="0" w:sz="0" w:val="nil"/>
        </w:pBdr>
        <w:shd w:fill="auto" w:val="clear"/>
        <w:rPr/>
      </w:pPr>
      <w:bookmarkStart w:colFirst="0" w:colLast="0" w:name="_pj3i73ax5me4" w:id="55"/>
      <w:bookmarkEnd w:id="55"/>
      <w:r w:rsidDel="00000000" w:rsidR="00000000" w:rsidRPr="00000000">
        <w:rPr>
          <w:rtl w:val="0"/>
        </w:rPr>
        <w:t xml:space="preserve">rDBMS</w:t>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19"/>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Denormalization is the process of attempting to </w:t>
            </w:r>
            <w:r w:rsidDel="00000000" w:rsidR="00000000" w:rsidRPr="00000000">
              <w:rPr>
                <w:rFonts w:ascii="Consolas" w:cs="Consolas" w:eastAsia="Consolas" w:hAnsi="Consolas"/>
                <w:b w:val="1"/>
                <w:sz w:val="18"/>
                <w:szCs w:val="18"/>
                <w:rtl w:val="0"/>
              </w:rPr>
              <w:t xml:space="preserve">optimize the read performance </w:t>
            </w:r>
            <w:r w:rsidDel="00000000" w:rsidR="00000000" w:rsidRPr="00000000">
              <w:rPr>
                <w:rFonts w:ascii="Consolas" w:cs="Consolas" w:eastAsia="Consolas" w:hAnsi="Consolas"/>
                <w:sz w:val="18"/>
                <w:szCs w:val="18"/>
                <w:rtl w:val="0"/>
              </w:rPr>
              <w:t xml:space="preserve">of a database by adding redundant data or by grouping data.</w:t>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一般的设计中，我们常遵循 3NF ：all the attributes in a table are determined only by the candidate keys of that table and not by any non-prime attributes. 非主键字段间不存在依赖关系，减少 redundancy, 加强 consistency</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然而，disk seek 10 millisecond, local join spends 99% time on disk seek. It is worse for distributed join.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How to shard rDBMS?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58同城mysql实战（纯干货）</w:t>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hyperlink r:id="rId71">
              <w:r w:rsidDel="00000000" w:rsidR="00000000" w:rsidRPr="00000000">
                <w:rPr>
                  <w:rFonts w:ascii="Consolas" w:cs="Consolas" w:eastAsia="Consolas" w:hAnsi="Consolas"/>
                  <w:color w:val="1155cc"/>
                  <w:sz w:val="18"/>
                  <w:szCs w:val="18"/>
                  <w:u w:val="single"/>
                  <w:rtl w:val="0"/>
                </w:rPr>
                <w:t xml:space="preserve">http://chuansong.me/n/1283941</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1）用户库如何拆分</w:t>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用户库，10亿数据量</w:t>
            </w:r>
            <w:ins w:author="Anonymous" w:id="21" w:date="2016-09-03T01:36:19Z">
              <w:r w:rsidDel="00000000" w:rsidR="00000000" w:rsidRPr="00000000">
                <w:rPr>
                  <w:rFonts w:ascii="Consolas" w:cs="Consolas" w:eastAsia="Consolas" w:hAnsi="Consolas"/>
                  <w:sz w:val="18"/>
                  <w:szCs w:val="18"/>
                  <w:rtl w:val="0"/>
                </w:rPr>
                <w:t xml:space="preserve"> </w:t>
              </w:r>
            </w:ins>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user(</w:t>
            </w:r>
            <w:r w:rsidDel="00000000" w:rsidR="00000000" w:rsidRPr="00000000">
              <w:rPr>
                <w:rFonts w:ascii="Consolas" w:cs="Consolas" w:eastAsia="Consolas" w:hAnsi="Consolas"/>
                <w:color w:val="ff0000"/>
                <w:sz w:val="18"/>
                <w:szCs w:val="18"/>
                <w:rtl w:val="0"/>
              </w:rPr>
              <w:t xml:space="preserve">uid</w:t>
            </w:r>
            <w:r w:rsidDel="00000000" w:rsidR="00000000" w:rsidRPr="00000000">
              <w:rPr>
                <w:rFonts w:ascii="Consolas" w:cs="Consolas" w:eastAsia="Consolas" w:hAnsi="Consolas"/>
                <w:sz w:val="18"/>
                <w:szCs w:val="18"/>
                <w:rtl w:val="0"/>
              </w:rPr>
              <w:t xml:space="preserve">, uname, passwd, age, sex, create_time);</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业务需求如下</w:t>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a）1%登录请求 =&gt; where uname=XXX and passwd=XXX</w:t>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b）99%查询请求 =&gt; where uid=XXX</w:t>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结论：“单key”场景使用“单key”拆库</w:t>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2）帖子库如何拆分 1 to many</w:t>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帖子库，15亿数据量</w:t>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tiezi(tid, </w:t>
            </w:r>
            <w:r w:rsidDel="00000000" w:rsidR="00000000" w:rsidRPr="00000000">
              <w:rPr>
                <w:rFonts w:ascii="Consolas" w:cs="Consolas" w:eastAsia="Consolas" w:hAnsi="Consolas"/>
                <w:color w:val="ff0000"/>
                <w:sz w:val="18"/>
                <w:szCs w:val="18"/>
                <w:rtl w:val="0"/>
              </w:rPr>
              <w:t xml:space="preserve">uid</w:t>
            </w:r>
            <w:r w:rsidDel="00000000" w:rsidR="00000000" w:rsidRPr="00000000">
              <w:rPr>
                <w:rFonts w:ascii="Consolas" w:cs="Consolas" w:eastAsia="Consolas" w:hAnsi="Consolas"/>
                <w:sz w:val="18"/>
                <w:szCs w:val="18"/>
                <w:rtl w:val="0"/>
              </w:rPr>
              <w:t xml:space="preserve">, title, content, time);</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业务需求如下</w:t>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a）查询帖子详情（90%请求）</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tiezi WHERE tid=$tid</w:t>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b）查询用户所有发帖（10%请求）</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tiezi WHERE uid=$uid</w:t>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color w:val="ff0000"/>
                <w:sz w:val="18"/>
                <w:szCs w:val="18"/>
              </w:rPr>
            </w:pPr>
            <w:r w:rsidDel="00000000" w:rsidR="00000000" w:rsidRPr="00000000">
              <w:rPr>
                <w:rFonts w:ascii="Consolas" w:cs="Consolas" w:eastAsia="Consolas" w:hAnsi="Consolas"/>
                <w:sz w:val="18"/>
                <w:szCs w:val="18"/>
                <w:rtl w:val="0"/>
              </w:rPr>
              <w:t xml:space="preserve">结论：“1对多”场景使用“1”分库，例如帖子库1个uid对应多个tid，则</w:t>
            </w:r>
            <w:r w:rsidDel="00000000" w:rsidR="00000000" w:rsidRPr="00000000">
              <w:rPr>
                <w:rFonts w:ascii="Consolas" w:cs="Consolas" w:eastAsia="Consolas" w:hAnsi="Consolas"/>
                <w:color w:val="ff0000"/>
                <w:sz w:val="18"/>
                <w:szCs w:val="18"/>
                <w:rtl w:val="0"/>
              </w:rPr>
              <w:t xml:space="preserve">使用uid分库，tid生成时加入分库标记</w:t>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3）好友库如何拆分 many to many</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好友库，1亿数据量</w:t>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friend(uid, friend_uid, nick, memo, XXOO);</w:t>
            </w:r>
          </w:p>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业务需求如下</w:t>
            </w:r>
          </w:p>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a）查询我的好友（50%请求） =&gt; 用于界面展示</w:t>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friend_uid FROM friend WHERE uid=$my_uid</w:t>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b）查询加我为好友的用户（50%请求） =&gt; 用户反向通知</w:t>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uid FROM friend WHERE friend_uid=$my_uid</w:t>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结论：“多对多”场景，使用数据冗余方案，多份数据使用多种分库手段</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4）订单库如何拆分</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订单库，10亿数据量</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order(oid, buyer_id, seller_id, order_info, XXOO);</w:t>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业务需求如下</w:t>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a）查询订单信息（80%请求）</w:t>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order WHERE oid=$oid</w:t>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b）查询我买的东东（19%请求）</w:t>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order WHERE buyer_id=$my_uid</w:t>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c）查询我卖出的东东（1%请求）</w:t>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order WHERE seller_id=$my_uid</w:t>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结论：“多key”场景一般有两种方案</w:t>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a）方案一，使用2和3综合的方案</w:t>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b）方案二，1%的请求采用多库查询</w:t>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Db proxy, MySQL Clustering vs 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1155cc"/>
                <w:sz w:val="18"/>
                <w:szCs w:val="18"/>
                <w:u w:val="single"/>
              </w:rPr>
            </w:pPr>
            <w:r w:rsidDel="00000000" w:rsidR="00000000" w:rsidRPr="00000000">
              <w:fldChar w:fldCharType="begin"/>
              <w:instrText xml:space="preserve"> HYPERLINK "http://dba.stackexchange.com/questions/8889/mysql-sharding-vs-mysql-cluster" </w:instrText>
              <w:fldChar w:fldCharType="separate"/>
            </w:r>
            <w:r w:rsidDel="00000000" w:rsidR="00000000" w:rsidRPr="00000000">
              <w:rPr>
                <w:rFonts w:ascii="Consolas" w:cs="Consolas" w:eastAsia="Consolas" w:hAnsi="Consolas"/>
                <w:color w:val="1155cc"/>
                <w:sz w:val="18"/>
                <w:szCs w:val="18"/>
                <w:u w:val="single"/>
                <w:rtl w:val="0"/>
              </w:rPr>
              <w:t xml:space="preserve">http://dba.stackexchange.com/questions/8889/mysql-sharding-vs-mysql-cluster</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1155cc"/>
                <w:sz w:val="18"/>
                <w:szCs w:val="18"/>
                <w:u w:val="single"/>
              </w:rPr>
            </w:pPr>
            <w:r w:rsidDel="00000000" w:rsidR="00000000" w:rsidRPr="00000000">
              <w:fldChar w:fldCharType="end"/>
            </w:r>
            <w:r w:rsidDel="00000000" w:rsidR="00000000" w:rsidRPr="00000000">
              <w:fldChar w:fldCharType="begin"/>
              <w:instrText xml:space="preserve"> HYPERLINK "http://highscalability.com/blog/2013/4/15/scaling-pinterest-from-0-to-10s-of-billions-of-page-views-a.htmlClustering%20-%20Everything%20Is%20Automatic" </w:instrText>
              <w:fldChar w:fldCharType="separate"/>
            </w:r>
            <w:r w:rsidDel="00000000" w:rsidR="00000000" w:rsidRPr="00000000">
              <w:rPr>
                <w:rFonts w:ascii="Consolas" w:cs="Consolas" w:eastAsia="Consolas" w:hAnsi="Consolas"/>
                <w:color w:val="1155cc"/>
                <w:sz w:val="18"/>
                <w:szCs w:val="18"/>
                <w:u w:val="single"/>
                <w:rtl w:val="0"/>
              </w:rPr>
              <w:t xml:space="preserve">http://highscalability.com/blog/2013/4/15/scaling-pinterest-from-0-to-10s-of-billions-of-page-views-a.htmlClustering%20-%20Everything%20Is%20Automatic</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fldChar w:fldCharType="end"/>
            </w:r>
            <w:r w:rsidDel="00000000" w:rsidR="00000000" w:rsidRPr="00000000">
              <w:rPr>
                <w:rFonts w:ascii="Consolas" w:cs="Consolas" w:eastAsia="Consolas" w:hAnsi="Consolas"/>
                <w:sz w:val="18"/>
                <w:szCs w:val="18"/>
                <w:rtl w:val="0"/>
              </w:rPr>
              <w:t xml:space="preserve">Clustering: everything is automatic</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Decentralized: Data are distributed, moved, rebalanced automatically. Nodes gossip with each other. (Gossiping may cause group isolation).</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Pros</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automatic scale</w:t>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easy to setup</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can be spatially distributed to different regions and db takes care of it</w:t>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high availability</w:t>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load balancing</w:t>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(claim to be) no single point of failure</w:t>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w:t>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still fairly young</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fundamentally complicated</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less community support</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fewer engineers with working knowledge</w:t>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Difficult and scary upgrade mechanisms</w:t>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Cluster management algo DO have a single point of failure, which impacts every node. (It takes pinterest down 4 times.)</w:t>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data corruption unnoticed</w:t>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spacing w:after="24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Sharding: everything is manual</w:t>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Centralized: Get rid of properties of clustering that you don't like and you get sharding. Data are distributed manually and will not move. Nodes are not aware of each other.</w:t>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Pros:</w:t>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can split db and add more capacity</w:t>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spatially distributed</w:t>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high availability</w:t>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load balancing</w:t>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simple code for splitting data</w:t>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id generation is simple</w:t>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cannot perform most joins.</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lost transaction capacities.</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many constraints and operations (like join) are moved to the application level</w:t>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schema changes require more planning</w:t>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reports require running queries on all shards and then perform all the aggregation yourself</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When to shard?</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If your project will have a few TBs of data then you should shard as soon as possible.</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When the Pin table went to a billion rows the indexes ran out of memory and they were swapping to disk.</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They picked the largest table and put it in its own database.</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Then they ran out of space on the single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Misc</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20"/>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8580"/>
        <w:tblGridChange w:id="0">
          <w:tblGrid>
            <w:gridCol w:w="333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Lambda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Nathan Marz: generic, scalable, fault-tolerant data processing architecture</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spacing w:after="0" w:line="327.27272727272725"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05425" cy="3022600"/>
                  <wp:effectExtent b="0" l="0" r="0" t="0"/>
                  <wp:docPr descr="LA overview" id="20" name="image41.png"/>
                  <a:graphic>
                    <a:graphicData uri="http://schemas.openxmlformats.org/drawingml/2006/picture">
                      <pic:pic>
                        <pic:nvPicPr>
                          <pic:cNvPr descr="LA overview" id="0" name="image41.png"/>
                          <pic:cNvPicPr preferRelativeResize="0"/>
                        </pic:nvPicPr>
                        <pic:blipFill>
                          <a:blip r:embed="rId72"/>
                          <a:srcRect b="0" l="0" r="0" t="0"/>
                          <a:stretch>
                            <a:fillRect/>
                          </a:stretch>
                        </pic:blipFill>
                        <pic:spPr>
                          <a:xfrm>
                            <a:off x="0" y="0"/>
                            <a:ext cx="53054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numPr>
                <w:ilvl w:val="0"/>
                <w:numId w:val="29"/>
              </w:numPr>
              <w:pBdr>
                <w:top w:space="0" w:sz="0" w:val="nil"/>
                <w:left w:space="0" w:sz="0" w:val="nil"/>
                <w:bottom w:space="0" w:sz="0" w:val="nil"/>
                <w:right w:space="0" w:sz="0" w:val="nil"/>
                <w:between w:space="0" w:sz="0" w:val="nil"/>
              </w:pBdr>
              <w:shd w:fill="auto" w:val="clear"/>
              <w:spacing w:after="0" w:before="0" w:line="327.27272727272725" w:lineRule="auto"/>
              <w:ind w:left="720" w:hanging="360"/>
              <w:rPr>
                <w:rFonts w:ascii="Consolas" w:cs="Consolas" w:eastAsia="Consolas" w:hAnsi="Consolas"/>
                <w:sz w:val="18"/>
                <w:szCs w:val="18"/>
              </w:rPr>
            </w:pPr>
            <w:r w:rsidDel="00000000" w:rsidR="00000000" w:rsidRPr="00000000">
              <w:rPr>
                <w:rFonts w:ascii="Consolas" w:cs="Consolas" w:eastAsia="Consolas" w:hAnsi="Consolas"/>
                <w:color w:val="333333"/>
                <w:sz w:val="18"/>
                <w:szCs w:val="18"/>
                <w:highlight w:val="white"/>
                <w:rtl w:val="0"/>
              </w:rPr>
              <w:t xml:space="preserve">All </w:t>
            </w:r>
            <w:r w:rsidDel="00000000" w:rsidR="00000000" w:rsidRPr="00000000">
              <w:rPr>
                <w:rFonts w:ascii="Consolas" w:cs="Consolas" w:eastAsia="Consolas" w:hAnsi="Consolas"/>
                <w:b w:val="1"/>
                <w:color w:val="333333"/>
                <w:sz w:val="18"/>
                <w:szCs w:val="18"/>
                <w:highlight w:val="white"/>
                <w:rtl w:val="0"/>
              </w:rPr>
              <w:t xml:space="preserve">data</w:t>
            </w:r>
            <w:r w:rsidDel="00000000" w:rsidR="00000000" w:rsidRPr="00000000">
              <w:rPr>
                <w:rFonts w:ascii="Consolas" w:cs="Consolas" w:eastAsia="Consolas" w:hAnsi="Consolas"/>
                <w:color w:val="333333"/>
                <w:sz w:val="18"/>
                <w:szCs w:val="18"/>
                <w:highlight w:val="white"/>
                <w:rtl w:val="0"/>
              </w:rPr>
              <w:t xml:space="preserve"> entering the system is dispatched to both the batch layer and the speed layer for processing.</w:t>
            </w:r>
          </w:p>
          <w:p w:rsidR="00000000" w:rsidDel="00000000" w:rsidP="00000000" w:rsidRDefault="00000000" w:rsidRPr="00000000" w14:paraId="0000045A">
            <w:pPr>
              <w:numPr>
                <w:ilvl w:val="0"/>
                <w:numId w:val="29"/>
              </w:numPr>
              <w:pBdr>
                <w:top w:space="0" w:sz="0" w:val="nil"/>
                <w:left w:space="0" w:sz="0" w:val="nil"/>
                <w:bottom w:space="0" w:sz="0" w:val="nil"/>
                <w:right w:space="0" w:sz="0" w:val="nil"/>
                <w:between w:space="0" w:sz="0" w:val="nil"/>
              </w:pBdr>
              <w:shd w:fill="auto" w:val="clear"/>
              <w:spacing w:after="0" w:before="0" w:line="327.27272727272725" w:lineRule="auto"/>
              <w:ind w:left="720" w:hanging="360"/>
              <w:rPr>
                <w:rFonts w:ascii="Consolas" w:cs="Consolas" w:eastAsia="Consolas" w:hAnsi="Consolas"/>
                <w:sz w:val="18"/>
                <w:szCs w:val="18"/>
              </w:rPr>
            </w:pPr>
            <w:r w:rsidDel="00000000" w:rsidR="00000000" w:rsidRPr="00000000">
              <w:rPr>
                <w:rFonts w:ascii="Consolas" w:cs="Consolas" w:eastAsia="Consolas" w:hAnsi="Consolas"/>
                <w:color w:val="333333"/>
                <w:sz w:val="18"/>
                <w:szCs w:val="18"/>
                <w:highlight w:val="white"/>
                <w:rtl w:val="0"/>
              </w:rPr>
              <w:t xml:space="preserve">The </w:t>
            </w:r>
            <w:r w:rsidDel="00000000" w:rsidR="00000000" w:rsidRPr="00000000">
              <w:rPr>
                <w:rFonts w:ascii="Consolas" w:cs="Consolas" w:eastAsia="Consolas" w:hAnsi="Consolas"/>
                <w:b w:val="1"/>
                <w:color w:val="333333"/>
                <w:sz w:val="18"/>
                <w:szCs w:val="18"/>
                <w:highlight w:val="white"/>
                <w:rtl w:val="0"/>
              </w:rPr>
              <w:t xml:space="preserve">batch layer</w:t>
            </w:r>
            <w:r w:rsidDel="00000000" w:rsidR="00000000" w:rsidRPr="00000000">
              <w:rPr>
                <w:rFonts w:ascii="Consolas" w:cs="Consolas" w:eastAsia="Consolas" w:hAnsi="Consolas"/>
                <w:color w:val="333333"/>
                <w:sz w:val="18"/>
                <w:szCs w:val="18"/>
                <w:highlight w:val="white"/>
                <w:rtl w:val="0"/>
              </w:rPr>
              <w:t xml:space="preserve"> has two functions: (i) managing the master dataset (an immutable, append-only set of raw data), and (ii) to pre-compute the batch views.</w:t>
            </w:r>
          </w:p>
          <w:p w:rsidR="00000000" w:rsidDel="00000000" w:rsidP="00000000" w:rsidRDefault="00000000" w:rsidRPr="00000000" w14:paraId="0000045B">
            <w:pPr>
              <w:numPr>
                <w:ilvl w:val="0"/>
                <w:numId w:val="29"/>
              </w:numPr>
              <w:pBdr>
                <w:top w:space="0" w:sz="0" w:val="nil"/>
                <w:left w:space="0" w:sz="0" w:val="nil"/>
                <w:bottom w:space="0" w:sz="0" w:val="nil"/>
                <w:right w:space="0" w:sz="0" w:val="nil"/>
                <w:between w:space="0" w:sz="0" w:val="nil"/>
              </w:pBdr>
              <w:shd w:fill="auto" w:val="clear"/>
              <w:spacing w:after="0" w:before="0" w:line="327.27272727272725" w:lineRule="auto"/>
              <w:ind w:left="720" w:hanging="360"/>
              <w:rPr>
                <w:rFonts w:ascii="Consolas" w:cs="Consolas" w:eastAsia="Consolas" w:hAnsi="Consolas"/>
                <w:sz w:val="18"/>
                <w:szCs w:val="18"/>
              </w:rPr>
            </w:pPr>
            <w:r w:rsidDel="00000000" w:rsidR="00000000" w:rsidRPr="00000000">
              <w:rPr>
                <w:rFonts w:ascii="Consolas" w:cs="Consolas" w:eastAsia="Consolas" w:hAnsi="Consolas"/>
                <w:color w:val="333333"/>
                <w:sz w:val="18"/>
                <w:szCs w:val="18"/>
                <w:highlight w:val="white"/>
                <w:rtl w:val="0"/>
              </w:rPr>
              <w:t xml:space="preserve">The </w:t>
            </w:r>
            <w:r w:rsidDel="00000000" w:rsidR="00000000" w:rsidRPr="00000000">
              <w:rPr>
                <w:rFonts w:ascii="Consolas" w:cs="Consolas" w:eastAsia="Consolas" w:hAnsi="Consolas"/>
                <w:b w:val="1"/>
                <w:color w:val="333333"/>
                <w:sz w:val="18"/>
                <w:szCs w:val="18"/>
                <w:highlight w:val="white"/>
                <w:rtl w:val="0"/>
              </w:rPr>
              <w:t xml:space="preserve">serving layer</w:t>
            </w:r>
            <w:r w:rsidDel="00000000" w:rsidR="00000000" w:rsidRPr="00000000">
              <w:rPr>
                <w:rFonts w:ascii="Consolas" w:cs="Consolas" w:eastAsia="Consolas" w:hAnsi="Consolas"/>
                <w:color w:val="333333"/>
                <w:sz w:val="18"/>
                <w:szCs w:val="18"/>
                <w:highlight w:val="white"/>
                <w:rtl w:val="0"/>
              </w:rPr>
              <w:t xml:space="preserve"> indexes the batch views so that they can be queried in low-latency, ad-hoc way.</w:t>
            </w:r>
          </w:p>
          <w:p w:rsidR="00000000" w:rsidDel="00000000" w:rsidP="00000000" w:rsidRDefault="00000000" w:rsidRPr="00000000" w14:paraId="0000045C">
            <w:pPr>
              <w:numPr>
                <w:ilvl w:val="0"/>
                <w:numId w:val="29"/>
              </w:numPr>
              <w:pBdr>
                <w:top w:space="0" w:sz="0" w:val="nil"/>
                <w:left w:space="0" w:sz="0" w:val="nil"/>
                <w:bottom w:space="0" w:sz="0" w:val="nil"/>
                <w:right w:space="0" w:sz="0" w:val="nil"/>
                <w:between w:space="0" w:sz="0" w:val="nil"/>
              </w:pBdr>
              <w:shd w:fill="auto" w:val="clear"/>
              <w:spacing w:after="0" w:before="0" w:line="327.27272727272725" w:lineRule="auto"/>
              <w:ind w:left="720" w:hanging="360"/>
              <w:rPr>
                <w:rFonts w:ascii="Consolas" w:cs="Consolas" w:eastAsia="Consolas" w:hAnsi="Consolas"/>
                <w:sz w:val="18"/>
                <w:szCs w:val="18"/>
              </w:rPr>
            </w:pPr>
            <w:r w:rsidDel="00000000" w:rsidR="00000000" w:rsidRPr="00000000">
              <w:rPr>
                <w:rFonts w:ascii="Consolas" w:cs="Consolas" w:eastAsia="Consolas" w:hAnsi="Consolas"/>
                <w:color w:val="333333"/>
                <w:sz w:val="18"/>
                <w:szCs w:val="18"/>
                <w:highlight w:val="white"/>
                <w:rtl w:val="0"/>
              </w:rPr>
              <w:t xml:space="preserve">The </w:t>
            </w:r>
            <w:r w:rsidDel="00000000" w:rsidR="00000000" w:rsidRPr="00000000">
              <w:rPr>
                <w:rFonts w:ascii="Consolas" w:cs="Consolas" w:eastAsia="Consolas" w:hAnsi="Consolas"/>
                <w:b w:val="1"/>
                <w:color w:val="333333"/>
                <w:sz w:val="18"/>
                <w:szCs w:val="18"/>
                <w:highlight w:val="white"/>
                <w:rtl w:val="0"/>
              </w:rPr>
              <w:t xml:space="preserve">speed layer</w:t>
            </w:r>
            <w:r w:rsidDel="00000000" w:rsidR="00000000" w:rsidRPr="00000000">
              <w:rPr>
                <w:rFonts w:ascii="Consolas" w:cs="Consolas" w:eastAsia="Consolas" w:hAnsi="Consolas"/>
                <w:color w:val="333333"/>
                <w:sz w:val="18"/>
                <w:szCs w:val="18"/>
                <w:highlight w:val="white"/>
                <w:rtl w:val="0"/>
              </w:rPr>
              <w:t xml:space="preserve"> compensates for the high latency of updates to the serving layer and deals with recent data only.</w:t>
            </w:r>
          </w:p>
          <w:p w:rsidR="00000000" w:rsidDel="00000000" w:rsidP="00000000" w:rsidRDefault="00000000" w:rsidRPr="00000000" w14:paraId="0000045D">
            <w:pPr>
              <w:numPr>
                <w:ilvl w:val="0"/>
                <w:numId w:val="29"/>
              </w:numPr>
              <w:pBdr>
                <w:top w:space="0" w:sz="0" w:val="nil"/>
                <w:left w:space="0" w:sz="0" w:val="nil"/>
                <w:bottom w:space="0" w:sz="0" w:val="nil"/>
                <w:right w:space="0" w:sz="0" w:val="nil"/>
                <w:between w:space="0" w:sz="0" w:val="nil"/>
              </w:pBdr>
              <w:shd w:fill="auto" w:val="clear"/>
              <w:spacing w:after="0" w:before="0" w:line="327.27272727272725" w:lineRule="auto"/>
              <w:ind w:left="720" w:hanging="360"/>
              <w:rPr>
                <w:rFonts w:ascii="Consolas" w:cs="Consolas" w:eastAsia="Consolas" w:hAnsi="Consolas"/>
                <w:sz w:val="18"/>
                <w:szCs w:val="18"/>
              </w:rPr>
            </w:pPr>
            <w:r w:rsidDel="00000000" w:rsidR="00000000" w:rsidRPr="00000000">
              <w:rPr>
                <w:rFonts w:ascii="Consolas" w:cs="Consolas" w:eastAsia="Consolas" w:hAnsi="Consolas"/>
                <w:color w:val="333333"/>
                <w:sz w:val="18"/>
                <w:szCs w:val="18"/>
                <w:highlight w:val="white"/>
                <w:rtl w:val="0"/>
              </w:rPr>
              <w:t xml:space="preserve">Any incoming </w:t>
            </w:r>
            <w:r w:rsidDel="00000000" w:rsidR="00000000" w:rsidRPr="00000000">
              <w:rPr>
                <w:rFonts w:ascii="Consolas" w:cs="Consolas" w:eastAsia="Consolas" w:hAnsi="Consolas"/>
                <w:b w:val="1"/>
                <w:color w:val="333333"/>
                <w:sz w:val="18"/>
                <w:szCs w:val="18"/>
                <w:highlight w:val="white"/>
                <w:rtl w:val="0"/>
              </w:rPr>
              <w:t xml:space="preserve">query</w:t>
            </w:r>
            <w:r w:rsidDel="00000000" w:rsidR="00000000" w:rsidRPr="00000000">
              <w:rPr>
                <w:rFonts w:ascii="Consolas" w:cs="Consolas" w:eastAsia="Consolas" w:hAnsi="Consolas"/>
                <w:color w:val="333333"/>
                <w:sz w:val="18"/>
                <w:szCs w:val="18"/>
                <w:highlight w:val="white"/>
                <w:rtl w:val="0"/>
              </w:rPr>
              <w:t xml:space="preserve"> can be answered by merging results from batch views and real-time views</w:t>
              <w:tab/>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[Reverse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Server side proxy having any number of features: load balancing, caching, security, SSL acceleration.</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常见的有 Varnish, Squid</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varnish测试，用ab -c 200, 内网, 没keep-alive, 文档长度20(不含http头), Requests per second: squid 6k, nginx 10k, varnish 23k</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AKF Scaling Cube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Horizontal Duplication</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Functional or Service Splits</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Look-up Oriented Split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POI</w:t>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任给一个手机的位置信号(经纬度)，需要返回附近5mile 的POI (point of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两种做法 KD Tree, Geohash</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Geohash</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HBase in Action, Chapter 8</w:t>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73">
              <w:r w:rsidDel="00000000" w:rsidR="00000000" w:rsidRPr="00000000">
                <w:rPr>
                  <w:rFonts w:ascii="Consolas" w:cs="Consolas" w:eastAsia="Consolas" w:hAnsi="Consolas"/>
                  <w:color w:val="1155cc"/>
                  <w:sz w:val="18"/>
                  <w:szCs w:val="18"/>
                  <w:u w:val="single"/>
                  <w:rtl w:val="0"/>
                </w:rPr>
                <w:t xml:space="preserve">http://architects.dzone.com/articles/designing-spacial-index</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Goal 1: 地理上相近的点存在disk上相近的地方</w:t>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Goal 2: 每次query的时候返回尽可能少的点</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sz w:val="18"/>
                <w:szCs w:val="18"/>
                <w:rtl w:val="0"/>
              </w:rPr>
              <w:t xml:space="preserve">Geohash encodes longitude/latitude by subdividing space into buckets of grid shape. Longtitude: [-180, 180], latitude: [-90, 90].  precision.</w:t>
            </w: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highlight w:val="white"/>
                <w:rtl w:val="0"/>
              </w:rPr>
              <w:t xml:space="preserve">If the point is greater than or equal to the midpoint, it's a 1-bit. Otherwise, it's a 0-bit. This process is repeated, again cutting the range in half and selecting a 1 or 0 based on where the target point lies.</w:t>
            </w: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Then we can find a potential list of POI by a calculated prefix.</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HBase</w:t>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(GEOHASH(row key), X, Y, ID, NAME)</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Related: find KNN (K nearest neighbors) quadtree</w:t>
            </w:r>
          </w:p>
        </w:tc>
      </w:tr>
    </w:tbl>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483">
      <w:pPr>
        <w:pStyle w:val="Heading2"/>
        <w:pBdr>
          <w:top w:space="0" w:sz="0" w:val="nil"/>
          <w:left w:space="0" w:sz="0" w:val="nil"/>
          <w:bottom w:space="0" w:sz="0" w:val="nil"/>
          <w:right w:space="0" w:sz="0" w:val="nil"/>
          <w:between w:space="0" w:sz="0" w:val="nil"/>
        </w:pBdr>
        <w:shd w:fill="auto" w:val="clear"/>
        <w:ind w:firstLine="720"/>
        <w:rPr>
          <w:rFonts w:ascii="Consolas" w:cs="Consolas" w:eastAsia="Consolas" w:hAnsi="Consolas"/>
        </w:rPr>
        <w:pPrChange w:author="Jin Liu" w:id="0" w:date="2018-01-01T21:52:48Z">
          <w:pPr>
            <w:pStyle w:val="Heading2"/>
            <w:pBdr>
              <w:top w:space="0" w:sz="0" w:val="nil"/>
              <w:left w:space="0" w:sz="0" w:val="nil"/>
              <w:bottom w:space="0" w:sz="0" w:val="nil"/>
              <w:right w:space="0" w:sz="0" w:val="nil"/>
              <w:between w:space="0" w:sz="0" w:val="nil"/>
            </w:pBdr>
            <w:shd w:fill="auto" w:val="clear"/>
          </w:pPr>
        </w:pPrChange>
      </w:pPr>
      <w:bookmarkStart w:colFirst="0" w:colLast="0" w:name="_a60a1aadrbqq" w:id="56"/>
      <w:bookmarkEnd w:id="56"/>
      <w:r w:rsidDel="00000000" w:rsidR="00000000" w:rsidRPr="00000000">
        <w:rPr>
          <w:rtl w:val="0"/>
        </w:rPr>
        <w:t xml:space="preserve">System Design and Architecture</w:t>
      </w: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21"/>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0365"/>
        <w:tblGridChange w:id="0">
          <w:tblGrid>
            <w:gridCol w:w="1545"/>
            <w:gridCol w:w="10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74">
              <w:r w:rsidDel="00000000" w:rsidR="00000000" w:rsidRPr="00000000">
                <w:rPr>
                  <w:rFonts w:ascii="Consolas" w:cs="Consolas" w:eastAsia="Consolas" w:hAnsi="Consolas"/>
                  <w:color w:val="1155cc"/>
                  <w:sz w:val="18"/>
                  <w:szCs w:val="18"/>
                  <w:u w:val="single"/>
                  <w:rtl w:val="0"/>
                </w:rPr>
                <w:t xml:space="preserve">http://timyang.net/architecture/notes-timelines-twitter/</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IO: 3k qps, [TODO]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Netflix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hd w:fill="auto" w:val="clear"/>
              <w:spacing w:after="220" w:before="22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AWS为例：数据存储使用s3，配合Relational db / Non sql database；然后是Service layer，功能包括：User authentication，session management，data streaming and other business logic；前台则主要是用户界面。优化包括：如何Cache，如何利用CDN network replicate data close to the users. 因为Netflix的数据大部分是静态数据，很少更新，电影电视剧的内容完全可以Replicate很多份放到Internet的Edge server上。</w:t>
            </w:r>
          </w:p>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http://mp.weixin.qq.com/s?__biz=MjM5ODYxMDA5OQ==&amp;mid=202742077&amp;idx=1&amp;sn=77980c8a5d741399cd4a6efbd5fe2fa9#rd </w:t>
            </w:r>
          </w:p>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Architecture</w:t>
            </w:r>
          </w:p>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 AWS stack:</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638550" cy="2133600"/>
                  <wp:effectExtent b="0" l="0" r="0" t="0"/>
                  <wp:docPr id="46"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36385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638550" cy="2692400"/>
                  <wp:effectExtent b="0" l="0" r="0" t="0"/>
                  <wp:docPr id="51"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36385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Chaos Monkey</w:t>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Netflix View State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View Service</w:t>
            </w:r>
          </w:p>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77">
              <w:r w:rsidDel="00000000" w:rsidR="00000000" w:rsidRPr="00000000">
                <w:rPr>
                  <w:rFonts w:ascii="Consolas" w:cs="Consolas" w:eastAsia="Consolas" w:hAnsi="Consolas"/>
                  <w:color w:val="1155cc"/>
                  <w:sz w:val="18"/>
                  <w:szCs w:val="18"/>
                  <w:u w:val="single"/>
                  <w:rtl w:val="0"/>
                </w:rPr>
                <w:t xml:space="preserve">http://techblog.netflix.com/2015/01/netflixs-viewing-data-how-we-know-where.html</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467350" cy="3060700"/>
                  <wp:effectExtent b="0" l="0" r="0" t="0"/>
                  <wp:docPr id="36"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54673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The stateful tier(for memory speed) has the latest data for all active views stored in memory.  Data is partitioned into N stateful nodes by a simple mod N of the member’s account id.  When stateful nodes come online they go through a slot selection process to determine which data partition will belong to them.  Cassandra is the primary data store for all persistent data.  Memcached is layered on top of Cassandra as a guaranteed low latency read path for materialized, but possibly stale, views of the data</w:t>
            </w:r>
          </w:p>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Consistency &gt; Availability, 所以 stateful，缺点是failure 导致 1/n 用户受到影响，为了补充 Availability，增加 stateless tier as standby service, 缺点是 stale data</w:t>
            </w:r>
          </w:p>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We use an eventually consistent approach to handling multiple writers, accepting that an inconsistent write may happen but will get corrected soon after due to a short cache entry TTL and a periodic cache refresh.</w:t>
            </w:r>
          </w:p>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 Cassandra for very high volume, low latency writes.</w:t>
            </w:r>
          </w:p>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Use Redis for very high volume, low latency reads</w:t>
            </w:r>
          </w:p>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HLS</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Http Live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HTTP Live Streaming</w:t>
            </w:r>
          </w:p>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Apple: HTTP Live Streaming architecture: </w:t>
            </w:r>
            <w:hyperlink r:id="rId79">
              <w:r w:rsidDel="00000000" w:rsidR="00000000" w:rsidRPr="00000000">
                <w:rPr>
                  <w:rFonts w:ascii="Consolas" w:cs="Consolas" w:eastAsia="Consolas" w:hAnsi="Consolas"/>
                  <w:color w:val="1155cc"/>
                  <w:sz w:val="18"/>
                  <w:szCs w:val="18"/>
                  <w:u w:val="single"/>
                  <w:rtl w:val="0"/>
                </w:rPr>
                <w:t xml:space="preserve">https://developer.apple.com/library/ios/documentation/NetworkingInternet/Conceptual/StreamingMediaGuide/HTTPStreamingArchitecture/HTTPStreamingArchitecture.html#//apple_ref/doc/uid/TP40008332-CH101-SW2</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Motivation</w:t>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Video service over Http Live Streaming for mobile devices, which have limited memory/storage and suffer from unstable network connection and variable bandwith. Need midstream quality adjustments</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Solution / Abstraction</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 a typical configuration, a hardware encoder takes audio-video input, encodes it as </w:t>
            </w:r>
            <w:r w:rsidDel="00000000" w:rsidR="00000000" w:rsidRPr="00000000">
              <w:rPr>
                <w:rFonts w:ascii="Consolas" w:cs="Consolas" w:eastAsia="Consolas" w:hAnsi="Consolas"/>
                <w:color w:val="ff0000"/>
                <w:sz w:val="18"/>
                <w:szCs w:val="18"/>
                <w:rtl w:val="0"/>
              </w:rPr>
              <w:t xml:space="preserve">H.264 video</w:t>
            </w:r>
            <w:r w:rsidDel="00000000" w:rsidR="00000000" w:rsidRPr="00000000">
              <w:rPr>
                <w:rFonts w:ascii="Consolas" w:cs="Consolas" w:eastAsia="Consolas" w:hAnsi="Consolas"/>
                <w:sz w:val="18"/>
                <w:szCs w:val="18"/>
                <w:rtl w:val="0"/>
              </w:rPr>
              <w:t xml:space="preserve"> and</w:t>
            </w:r>
            <w:r w:rsidDel="00000000" w:rsidR="00000000" w:rsidRPr="00000000">
              <w:rPr>
                <w:rFonts w:ascii="Consolas" w:cs="Consolas" w:eastAsia="Consolas" w:hAnsi="Consolas"/>
                <w:color w:val="ff0000"/>
                <w:sz w:val="18"/>
                <w:szCs w:val="18"/>
                <w:rtl w:val="0"/>
              </w:rPr>
              <w:t xml:space="preserve"> AAC audio</w:t>
            </w:r>
            <w:r w:rsidDel="00000000" w:rsidR="00000000" w:rsidRPr="00000000">
              <w:rPr>
                <w:rFonts w:ascii="Consolas" w:cs="Consolas" w:eastAsia="Consolas" w:hAnsi="Consolas"/>
                <w:sz w:val="18"/>
                <w:szCs w:val="18"/>
                <w:rtl w:val="0"/>
              </w:rPr>
              <w:t xml:space="preserve">, and outputs it in an</w:t>
            </w:r>
            <w:r w:rsidDel="00000000" w:rsidR="00000000" w:rsidRPr="00000000">
              <w:rPr>
                <w:rFonts w:ascii="Consolas" w:cs="Consolas" w:eastAsia="Consolas" w:hAnsi="Consolas"/>
                <w:color w:val="ff0000"/>
                <w:sz w:val="18"/>
                <w:szCs w:val="18"/>
                <w:rtl w:val="0"/>
              </w:rPr>
              <w:t xml:space="preserve"> MPEG-2 Transport Stream</w:t>
            </w:r>
            <w:r w:rsidDel="00000000" w:rsidR="00000000" w:rsidRPr="00000000">
              <w:rPr>
                <w:rFonts w:ascii="Consolas" w:cs="Consolas" w:eastAsia="Consolas" w:hAnsi="Consolas"/>
                <w:sz w:val="18"/>
                <w:szCs w:val="18"/>
                <w:rtl w:val="0"/>
              </w:rPr>
              <w:t xml:space="preserve">, which is then</w:t>
            </w:r>
            <w:r w:rsidDel="00000000" w:rsidR="00000000" w:rsidRPr="00000000">
              <w:rPr>
                <w:rFonts w:ascii="Consolas" w:cs="Consolas" w:eastAsia="Consolas" w:hAnsi="Consolas"/>
                <w:color w:val="ff0000"/>
                <w:sz w:val="18"/>
                <w:szCs w:val="18"/>
                <w:rtl w:val="0"/>
              </w:rPr>
              <w:t xml:space="preserve"> broken into a series of short media files (.ts 可能10s)</w:t>
            </w:r>
            <w:r w:rsidDel="00000000" w:rsidR="00000000" w:rsidRPr="00000000">
              <w:rPr>
                <w:rFonts w:ascii="Consolas" w:cs="Consolas" w:eastAsia="Consolas" w:hAnsi="Consolas"/>
                <w:sz w:val="18"/>
                <w:szCs w:val="18"/>
                <w:rtl w:val="0"/>
              </w:rPr>
              <w:t xml:space="preserve"> by a software stream segmenter. These files are placed on a web server. The segmenter also creates and maintains an</w:t>
            </w:r>
            <w:r w:rsidDel="00000000" w:rsidR="00000000" w:rsidRPr="00000000">
              <w:rPr>
                <w:rFonts w:ascii="Consolas" w:cs="Consolas" w:eastAsia="Consolas" w:hAnsi="Consolas"/>
                <w:color w:val="ff0000"/>
                <w:sz w:val="18"/>
                <w:szCs w:val="18"/>
                <w:rtl w:val="0"/>
              </w:rPr>
              <w:t xml:space="preserve"> index(.m3u8)</w:t>
            </w:r>
            <w:r w:rsidDel="00000000" w:rsidR="00000000" w:rsidRPr="00000000">
              <w:rPr>
                <w:rFonts w:ascii="Consolas" w:cs="Consolas" w:eastAsia="Consolas" w:hAnsi="Consolas"/>
                <w:sz w:val="18"/>
                <w:szCs w:val="18"/>
                <w:rtl w:val="0"/>
              </w:rPr>
              <w:t xml:space="preserve"> file containing a list of the media files. The URL of the index file is published on the web server. Client software reads the index, then requests the listed media files in order and displays them without any pauses or gaps between segments.</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Architecture</w:t>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572125" cy="3429000"/>
                  <wp:effectExtent b="0" l="0" r="0" t="0"/>
                  <wp:docPr id="29" name="image23.jpg"/>
                  <a:graphic>
                    <a:graphicData uri="http://schemas.openxmlformats.org/drawingml/2006/picture">
                      <pic:pic>
                        <pic:nvPicPr>
                          <pic:cNvPr id="0" name="image23.jpg"/>
                          <pic:cNvPicPr preferRelativeResize="0"/>
                        </pic:nvPicPr>
                        <pic:blipFill>
                          <a:blip r:embed="rId80"/>
                          <a:srcRect b="0" l="0" r="0" t="0"/>
                          <a:stretch>
                            <a:fillRect/>
                          </a:stretch>
                        </pic:blipFill>
                        <pic:spPr>
                          <a:xfrm>
                            <a:off x="0" y="0"/>
                            <a:ext cx="55721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滴滴打车</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81">
              <w:r w:rsidDel="00000000" w:rsidR="00000000" w:rsidRPr="00000000">
                <w:rPr>
                  <w:rFonts w:ascii="Consolas" w:cs="Consolas" w:eastAsia="Consolas" w:hAnsi="Consolas"/>
                  <w:color w:val="1155cc"/>
                  <w:sz w:val="18"/>
                  <w:szCs w:val="18"/>
                  <w:u w:val="single"/>
                  <w:rtl w:val="0"/>
                </w:rPr>
                <w:t xml:space="preserve">https://www.evernote.com/shard/s75/sh/40ba3b04-e8d1-4508-8aea-3a1e2000ba8c/91e62d61f4fda6f056ea1900bdcee9de</w:t>
              </w:r>
            </w:hyperlink>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Designing 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shd w:fill="ffffff" w:val="clear"/>
              <w:spacing w:line="384.00000000000006" w:lineRule="auto"/>
              <w:rPr>
                <w:color w:val="4c4c4c"/>
                <w:sz w:val="18"/>
                <w:szCs w:val="18"/>
              </w:rPr>
            </w:pPr>
            <w:r w:rsidDel="00000000" w:rsidR="00000000" w:rsidRPr="00000000">
              <w:rPr>
                <w:color w:val="4c4c4c"/>
                <w:sz w:val="18"/>
                <w:szCs w:val="18"/>
                <w:rtl w:val="0"/>
              </w:rPr>
              <w:t xml:space="preserve">Disclaimer: All things below are collected from public sources or purely original. No Uber-confidential stuff here.</w:t>
            </w:r>
          </w:p>
          <w:p w:rsidR="00000000" w:rsidDel="00000000" w:rsidP="00000000" w:rsidRDefault="00000000" w:rsidRPr="00000000" w14:paraId="000004C2">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gb9bvsdqgjep" w:id="57"/>
            <w:bookmarkEnd w:id="57"/>
            <w:r w:rsidDel="00000000" w:rsidR="00000000" w:rsidRPr="00000000">
              <w:rPr>
                <w:rFonts w:ascii="Arial" w:cs="Arial" w:eastAsia="Arial" w:hAnsi="Arial"/>
                <w:color w:val="4c4c4c"/>
                <w:sz w:val="34"/>
                <w:szCs w:val="34"/>
                <w:rtl w:val="0"/>
              </w:rPr>
              <w:t xml:space="preserve">Requirements </w:t>
            </w:r>
          </w:p>
          <w:p w:rsidR="00000000" w:rsidDel="00000000" w:rsidP="00000000" w:rsidRDefault="00000000" w:rsidRPr="00000000" w14:paraId="000004C3">
            <w:pPr>
              <w:numPr>
                <w:ilvl w:val="0"/>
                <w:numId w:val="45"/>
              </w:numPr>
              <w:spacing w:after="0" w:afterAutospacing="0" w:before="240" w:line="240" w:lineRule="auto"/>
              <w:ind w:left="720" w:hanging="360"/>
              <w:rPr>
                <w:sz w:val="18"/>
                <w:szCs w:val="18"/>
              </w:rPr>
            </w:pPr>
            <w:r w:rsidDel="00000000" w:rsidR="00000000" w:rsidRPr="00000000">
              <w:rPr>
                <w:color w:val="4c4c4c"/>
                <w:sz w:val="18"/>
                <w:szCs w:val="18"/>
                <w:rtl w:val="0"/>
              </w:rPr>
              <w:t xml:space="preserve">ride hailing service targeting the transportation markets around the world</w:t>
            </w:r>
          </w:p>
          <w:p w:rsidR="00000000" w:rsidDel="00000000" w:rsidP="00000000" w:rsidRDefault="00000000" w:rsidRPr="00000000" w14:paraId="000004C4">
            <w:pPr>
              <w:numPr>
                <w:ilvl w:val="0"/>
                <w:numId w:val="45"/>
              </w:numPr>
              <w:spacing w:after="0" w:afterAutospacing="0" w:before="0" w:beforeAutospacing="0" w:line="240" w:lineRule="auto"/>
              <w:ind w:left="720" w:hanging="360"/>
              <w:rPr>
                <w:sz w:val="18"/>
                <w:szCs w:val="18"/>
              </w:rPr>
            </w:pPr>
            <w:r w:rsidDel="00000000" w:rsidR="00000000" w:rsidRPr="00000000">
              <w:rPr>
                <w:color w:val="4c4c4c"/>
                <w:sz w:val="18"/>
                <w:szCs w:val="18"/>
                <w:rtl w:val="0"/>
              </w:rPr>
              <w:t xml:space="preserve">realtime dispatch in massive scale</w:t>
            </w:r>
          </w:p>
          <w:p w:rsidR="00000000" w:rsidDel="00000000" w:rsidP="00000000" w:rsidRDefault="00000000" w:rsidRPr="00000000" w14:paraId="000004C5">
            <w:pPr>
              <w:numPr>
                <w:ilvl w:val="0"/>
                <w:numId w:val="45"/>
              </w:numPr>
              <w:spacing w:after="240" w:before="0" w:beforeAutospacing="0" w:line="240" w:lineRule="auto"/>
              <w:ind w:left="720" w:hanging="360"/>
              <w:rPr>
                <w:sz w:val="18"/>
                <w:szCs w:val="18"/>
              </w:rPr>
            </w:pPr>
            <w:r w:rsidDel="00000000" w:rsidR="00000000" w:rsidRPr="00000000">
              <w:rPr>
                <w:color w:val="4c4c4c"/>
                <w:sz w:val="18"/>
                <w:szCs w:val="18"/>
                <w:rtl w:val="0"/>
              </w:rPr>
              <w:t xml:space="preserve">backend design</w:t>
            </w:r>
          </w:p>
          <w:p w:rsidR="00000000" w:rsidDel="00000000" w:rsidP="00000000" w:rsidRDefault="00000000" w:rsidRPr="00000000" w14:paraId="000004C6">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54o13682asee" w:id="58"/>
            <w:bookmarkEnd w:id="58"/>
            <w:r w:rsidDel="00000000" w:rsidR="00000000" w:rsidRPr="00000000">
              <w:rPr>
                <w:rFonts w:ascii="Arial" w:cs="Arial" w:eastAsia="Arial" w:hAnsi="Arial"/>
                <w:color w:val="4c4c4c"/>
                <w:sz w:val="34"/>
                <w:szCs w:val="34"/>
                <w:rtl w:val="0"/>
              </w:rPr>
              <w:t xml:space="preserve">Architecture </w:t>
            </w:r>
          </w:p>
          <w:p w:rsidR="00000000" w:rsidDel="00000000" w:rsidP="00000000" w:rsidRDefault="00000000" w:rsidRPr="00000000" w14:paraId="000004C7">
            <w:pPr>
              <w:shd w:fill="ffffff" w:val="clear"/>
              <w:spacing w:line="384.00000000000006" w:lineRule="auto"/>
              <w:rPr>
                <w:b w:val="1"/>
                <w:color w:val="4c4c4c"/>
                <w:sz w:val="34"/>
                <w:szCs w:val="34"/>
              </w:rPr>
            </w:pPr>
            <w:r w:rsidDel="00000000" w:rsidR="00000000" w:rsidRPr="00000000">
              <w:rPr>
                <w:b w:val="1"/>
                <w:color w:val="4c4c4c"/>
                <w:sz w:val="34"/>
                <w:szCs w:val="34"/>
              </w:rPr>
              <w:drawing>
                <wp:inline distB="114300" distT="114300" distL="114300" distR="114300">
                  <wp:extent cx="6448425" cy="4330700"/>
                  <wp:effectExtent b="0" l="0" r="0" t="0"/>
                  <wp:docPr descr="uber architecture" id="23" name="image12.jpg"/>
                  <a:graphic>
                    <a:graphicData uri="http://schemas.openxmlformats.org/drawingml/2006/picture">
                      <pic:pic>
                        <pic:nvPicPr>
                          <pic:cNvPr descr="uber architecture" id="0" name="image12.jpg"/>
                          <pic:cNvPicPr preferRelativeResize="0"/>
                        </pic:nvPicPr>
                        <pic:blipFill>
                          <a:blip r:embed="rId82"/>
                          <a:srcRect b="0" l="0" r="0" t="0"/>
                          <a:stretch>
                            <a:fillRect/>
                          </a:stretch>
                        </pic:blipFill>
                        <pic:spPr>
                          <a:xfrm>
                            <a:off x="0" y="0"/>
                            <a:ext cx="644842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2bfsk1yrphtd" w:id="59"/>
            <w:bookmarkEnd w:id="59"/>
            <w:r w:rsidDel="00000000" w:rsidR="00000000" w:rsidRPr="00000000">
              <w:rPr>
                <w:rFonts w:ascii="Arial" w:cs="Arial" w:eastAsia="Arial" w:hAnsi="Arial"/>
                <w:color w:val="4c4c4c"/>
                <w:sz w:val="34"/>
                <w:szCs w:val="34"/>
                <w:rtl w:val="0"/>
              </w:rPr>
              <w:t xml:space="preserve">Why micro services? </w:t>
            </w:r>
          </w:p>
          <w:p w:rsidR="00000000" w:rsidDel="00000000" w:rsidP="00000000" w:rsidRDefault="00000000" w:rsidRPr="00000000" w14:paraId="000004C9">
            <w:pPr>
              <w:shd w:fill="ffffff" w:val="clear"/>
              <w:spacing w:line="384.00000000000006" w:lineRule="auto"/>
              <w:rPr>
                <w:color w:val="4c4c4c"/>
                <w:sz w:val="18"/>
                <w:szCs w:val="18"/>
              </w:rPr>
            </w:pPr>
            <w:r w:rsidDel="00000000" w:rsidR="00000000" w:rsidRPr="00000000">
              <w:rPr>
                <w:color w:val="4c4c4c"/>
                <w:sz w:val="18"/>
                <w:szCs w:val="18"/>
                <w:rtl w:val="0"/>
              </w:rPr>
              <w:t xml:space="preserve">Conway’s law says structures of software systems are copies of the organization structures.</w:t>
            </w:r>
          </w:p>
          <w:tbl>
            <w:tblPr>
              <w:tblStyle w:val="Table22"/>
              <w:tblW w:w="9705.0" w:type="dxa"/>
              <w:jc w:val="left"/>
              <w:tblBorders>
                <w:top w:color="dfe2e5" w:space="0" w:sz="6" w:val="single"/>
                <w:left w:color="dfe2e5" w:space="0" w:sz="6" w:val="single"/>
                <w:bottom w:color="dfe2e5" w:space="0" w:sz="6" w:val="single"/>
                <w:right w:color="dfe2e5" w:space="0" w:sz="6" w:val="single"/>
                <w:insideH w:color="dfe2e5" w:space="0" w:sz="6" w:val="single"/>
                <w:insideV w:color="dfe2e5" w:space="0" w:sz="6" w:val="single"/>
              </w:tblBorders>
              <w:tblLayout w:type="fixed"/>
              <w:tblLook w:val="0600"/>
            </w:tblPr>
            <w:tblGrid>
              <w:gridCol w:w="3240"/>
              <w:gridCol w:w="3240"/>
              <w:gridCol w:w="3225"/>
              <w:tblGridChange w:id="0">
                <w:tblGrid>
                  <w:gridCol w:w="3240"/>
                  <w:gridCol w:w="3240"/>
                  <w:gridCol w:w="3225"/>
                </w:tblGrid>
              </w:tblGridChange>
            </w:tblGrid>
            <w:tr>
              <w:trPr>
                <w:trHeight w:val="5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A">
                  <w:pPr>
                    <w:spacing w:line="240" w:lineRule="auto"/>
                    <w:rPr>
                      <w:color w:val="4c4c4c"/>
                      <w:sz w:val="18"/>
                      <w:szCs w:val="18"/>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B">
                  <w:pPr>
                    <w:spacing w:line="240" w:lineRule="auto"/>
                    <w:rPr>
                      <w:color w:val="4c4c4c"/>
                      <w:sz w:val="18"/>
                      <w:szCs w:val="18"/>
                    </w:rPr>
                  </w:pPr>
                  <w:r w:rsidDel="00000000" w:rsidR="00000000" w:rsidRPr="00000000">
                    <w:rPr>
                      <w:b w:val="1"/>
                      <w:color w:val="4c4c4c"/>
                      <w:sz w:val="18"/>
                      <w:szCs w:val="18"/>
                      <w:rtl w:val="0"/>
                    </w:rPr>
                    <w:t xml:space="preserve">Monolithic Service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C">
                  <w:pPr>
                    <w:spacing w:line="240" w:lineRule="auto"/>
                    <w:rPr>
                      <w:color w:val="4c4c4c"/>
                      <w:sz w:val="18"/>
                      <w:szCs w:val="18"/>
                    </w:rPr>
                  </w:pPr>
                  <w:r w:rsidDel="00000000" w:rsidR="00000000" w:rsidRPr="00000000">
                    <w:rPr>
                      <w:b w:val="1"/>
                      <w:color w:val="4c4c4c"/>
                      <w:sz w:val="18"/>
                      <w:szCs w:val="18"/>
                      <w:rtl w:val="0"/>
                    </w:rPr>
                    <w:t xml:space="preserve">Micro Services</w:t>
                  </w:r>
                  <w:r w:rsidDel="00000000" w:rsidR="00000000" w:rsidRPr="00000000">
                    <w:rPr>
                      <w:rtl w:val="0"/>
                    </w:rPr>
                  </w:r>
                </w:p>
              </w:tc>
            </w:tr>
            <w:tr>
              <w:trPr>
                <w:trHeight w:val="8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D">
                  <w:pPr>
                    <w:spacing w:line="240" w:lineRule="auto"/>
                    <w:rPr>
                      <w:color w:val="4c4c4c"/>
                      <w:sz w:val="18"/>
                      <w:szCs w:val="18"/>
                    </w:rPr>
                  </w:pPr>
                  <w:r w:rsidDel="00000000" w:rsidR="00000000" w:rsidRPr="00000000">
                    <w:rPr>
                      <w:color w:val="4c4c4c"/>
                      <w:sz w:val="18"/>
                      <w:szCs w:val="18"/>
                      <w:rtl w:val="0"/>
                    </w:rPr>
                    <w:t xml:space="preserve">Productivity, when teams and codebases are small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w:t>
                  </w:r>
                </w:p>
              </w:tc>
            </w:tr>
            <w:tr>
              <w:trPr>
                <w:trHeight w:val="8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Productivity, when teams and codebases are large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 (Conway’s law)</w:t>
                  </w:r>
                </w:p>
              </w:tc>
            </w:tr>
            <w:tr>
              <w:trPr>
                <w:trHeight w:val="12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Requirements on Engineering Quality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 (under-qualified devs break down the system easily)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 (runtimes are segregated)</w:t>
                  </w:r>
                </w:p>
              </w:tc>
            </w:tr>
            <w:tr>
              <w:trPr>
                <w:trHeight w:val="9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Dependency Bump</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Fast (centrally managed)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Slow</w:t>
                  </w:r>
                </w:p>
              </w:tc>
            </w:tr>
            <w:tr>
              <w:trPr>
                <w:trHeight w:val="28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Multi-tenancy support / Production-staging Segregation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Easy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Hard (each individual service has to either 1) build staging env connected to others in staging 2) Multi-tenancy support across the request contexts and data storage)</w:t>
                  </w:r>
                </w:p>
              </w:tc>
            </w:tr>
            <w:tr>
              <w:trPr>
                <w:trHeight w:val="11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Debuggability, assuming same modules, metrics, logs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 (w/ distributed tracing)</w:t>
                  </w:r>
                </w:p>
              </w:tc>
            </w:tr>
            <w:tr>
              <w:trPr>
                <w:trHeight w:val="5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Latency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 (local)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 (remote)</w:t>
                  </w:r>
                </w:p>
              </w:tc>
            </w:tr>
            <w:tr>
              <w:trPr>
                <w:trHeight w:val="9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color w:val="4c4c4c"/>
                      <w:sz w:val="18"/>
                      <w:szCs w:val="18"/>
                      <w:rtl w:val="0"/>
                    </w:rPr>
                    <w:t xml:space="preserve">DevOps Costs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Low (High on building tools)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c4c4c"/>
                      <w:sz w:val="18"/>
                      <w:szCs w:val="18"/>
                    </w:rPr>
                  </w:pPr>
                  <w:r w:rsidDel="00000000" w:rsidR="00000000" w:rsidRPr="00000000">
                    <w:rPr>
                      <w:rFonts w:ascii="Arial Unicode MS" w:cs="Arial Unicode MS" w:eastAsia="Arial Unicode MS" w:hAnsi="Arial Unicode MS"/>
                      <w:color w:val="4c4c4c"/>
                      <w:sz w:val="18"/>
                      <w:szCs w:val="18"/>
                      <w:rtl w:val="0"/>
                    </w:rPr>
                    <w:t xml:space="preserve">❌ High (capacity planning is hard)</w:t>
                  </w:r>
                </w:p>
              </w:tc>
            </w:tr>
          </w:tbl>
          <w:p w:rsidR="00000000" w:rsidDel="00000000" w:rsidP="00000000" w:rsidRDefault="00000000" w:rsidRPr="00000000" w14:paraId="000004E5">
            <w:pPr>
              <w:shd w:fill="ffffff" w:val="clear"/>
              <w:spacing w:line="384.00000000000006" w:lineRule="auto"/>
              <w:rPr>
                <w:color w:val="4c4c4c"/>
                <w:sz w:val="18"/>
                <w:szCs w:val="18"/>
              </w:rPr>
            </w:pPr>
            <w:r w:rsidDel="00000000" w:rsidR="00000000" w:rsidRPr="00000000">
              <w:rPr>
                <w:color w:val="4c4c4c"/>
                <w:sz w:val="18"/>
                <w:szCs w:val="18"/>
                <w:rtl w:val="0"/>
              </w:rPr>
              <w:t xml:space="preserve">Combining monolithic codebase and micro services can bring benefits from both sides.</w:t>
            </w:r>
          </w:p>
          <w:p w:rsidR="00000000" w:rsidDel="00000000" w:rsidP="00000000" w:rsidRDefault="00000000" w:rsidRPr="00000000" w14:paraId="000004E6">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u2mrbh4dzo3m" w:id="60"/>
            <w:bookmarkEnd w:id="60"/>
            <w:r w:rsidDel="00000000" w:rsidR="00000000" w:rsidRPr="00000000">
              <w:rPr>
                <w:rFonts w:ascii="Arial" w:cs="Arial" w:eastAsia="Arial" w:hAnsi="Arial"/>
                <w:color w:val="4c4c4c"/>
                <w:sz w:val="34"/>
                <w:szCs w:val="34"/>
                <w:rtl w:val="0"/>
              </w:rPr>
              <w:t xml:space="preserve">Dispatch Service </w:t>
            </w:r>
          </w:p>
          <w:p w:rsidR="00000000" w:rsidDel="00000000" w:rsidP="00000000" w:rsidRDefault="00000000" w:rsidRPr="00000000" w14:paraId="000004E7">
            <w:pPr>
              <w:numPr>
                <w:ilvl w:val="0"/>
                <w:numId w:val="14"/>
              </w:numPr>
              <w:spacing w:after="0" w:afterAutospacing="0" w:before="240" w:line="240" w:lineRule="auto"/>
              <w:ind w:left="720" w:hanging="360"/>
              <w:rPr>
                <w:sz w:val="18"/>
                <w:szCs w:val="18"/>
              </w:rPr>
            </w:pPr>
            <w:r w:rsidDel="00000000" w:rsidR="00000000" w:rsidRPr="00000000">
              <w:rPr>
                <w:color w:val="4c4c4c"/>
                <w:sz w:val="18"/>
                <w:szCs w:val="18"/>
                <w:rtl w:val="0"/>
              </w:rPr>
              <w:t xml:space="preserve">consistent hashing sharded by geohash</w:t>
            </w:r>
          </w:p>
          <w:p w:rsidR="00000000" w:rsidDel="00000000" w:rsidP="00000000" w:rsidRDefault="00000000" w:rsidRPr="00000000" w14:paraId="000004E8">
            <w:pPr>
              <w:numPr>
                <w:ilvl w:val="0"/>
                <w:numId w:val="14"/>
              </w:numPr>
              <w:spacing w:after="0" w:afterAutospacing="0" w:before="0" w:beforeAutospacing="0" w:line="240" w:lineRule="auto"/>
              <w:ind w:left="720" w:hanging="360"/>
              <w:rPr>
                <w:sz w:val="18"/>
                <w:szCs w:val="18"/>
              </w:rPr>
            </w:pPr>
            <w:r w:rsidDel="00000000" w:rsidR="00000000" w:rsidRPr="00000000">
              <w:rPr>
                <w:color w:val="4c4c4c"/>
                <w:sz w:val="18"/>
                <w:szCs w:val="18"/>
                <w:rtl w:val="0"/>
              </w:rPr>
              <w:t xml:space="preserve">data is transient, in memory, and thus there is no need to replicate. (CAP: AP over CP)</w:t>
            </w:r>
          </w:p>
          <w:p w:rsidR="00000000" w:rsidDel="00000000" w:rsidP="00000000" w:rsidRDefault="00000000" w:rsidRPr="00000000" w14:paraId="000004E9">
            <w:pPr>
              <w:numPr>
                <w:ilvl w:val="0"/>
                <w:numId w:val="14"/>
              </w:numPr>
              <w:spacing w:after="240" w:before="0" w:beforeAutospacing="0" w:line="240" w:lineRule="auto"/>
              <w:ind w:left="720" w:hanging="360"/>
              <w:rPr>
                <w:sz w:val="18"/>
                <w:szCs w:val="18"/>
              </w:rPr>
            </w:pPr>
            <w:r w:rsidDel="00000000" w:rsidR="00000000" w:rsidRPr="00000000">
              <w:rPr>
                <w:color w:val="4c4c4c"/>
                <w:sz w:val="18"/>
                <w:szCs w:val="18"/>
                <w:rtl w:val="0"/>
              </w:rPr>
              <w:t xml:space="preserve">single-threaded or locked matching in a shard to prevent double dispatching</w:t>
            </w:r>
          </w:p>
          <w:p w:rsidR="00000000" w:rsidDel="00000000" w:rsidP="00000000" w:rsidRDefault="00000000" w:rsidRPr="00000000" w14:paraId="000004EA">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3ud895tf7ltg" w:id="61"/>
            <w:bookmarkEnd w:id="61"/>
            <w:r w:rsidDel="00000000" w:rsidR="00000000" w:rsidRPr="00000000">
              <w:rPr>
                <w:rFonts w:ascii="Arial" w:cs="Arial" w:eastAsia="Arial" w:hAnsi="Arial"/>
                <w:color w:val="4c4c4c"/>
                <w:sz w:val="34"/>
                <w:szCs w:val="34"/>
                <w:rtl w:val="0"/>
              </w:rPr>
              <w:t xml:space="preserve">Payment Service </w:t>
            </w:r>
          </w:p>
          <w:p w:rsidR="00000000" w:rsidDel="00000000" w:rsidP="00000000" w:rsidRDefault="00000000" w:rsidRPr="00000000" w14:paraId="000004EB">
            <w:pPr>
              <w:shd w:fill="ffffff" w:val="clear"/>
              <w:spacing w:line="384.00000000000006" w:lineRule="auto"/>
              <w:rPr>
                <w:color w:val="4c4c4c"/>
                <w:sz w:val="18"/>
                <w:szCs w:val="18"/>
              </w:rPr>
            </w:pPr>
            <w:r w:rsidDel="00000000" w:rsidR="00000000" w:rsidRPr="00000000">
              <w:rPr>
                <w:color w:val="4c4c4c"/>
                <w:sz w:val="18"/>
                <w:szCs w:val="18"/>
                <w:rtl w:val="0"/>
              </w:rPr>
              <w:t xml:space="preserve">The key is to have an async design, because payment systems usually have a very long latency for ACID transactions across multiple systems.</w:t>
            </w:r>
          </w:p>
          <w:p w:rsidR="00000000" w:rsidDel="00000000" w:rsidP="00000000" w:rsidRDefault="00000000" w:rsidRPr="00000000" w14:paraId="000004EC">
            <w:pPr>
              <w:numPr>
                <w:ilvl w:val="0"/>
                <w:numId w:val="6"/>
              </w:numPr>
              <w:spacing w:after="0" w:afterAutospacing="0" w:before="240" w:line="240" w:lineRule="auto"/>
              <w:ind w:left="720" w:hanging="360"/>
              <w:rPr>
                <w:sz w:val="18"/>
                <w:szCs w:val="18"/>
              </w:rPr>
            </w:pPr>
            <w:r w:rsidDel="00000000" w:rsidR="00000000" w:rsidRPr="00000000">
              <w:rPr>
                <w:color w:val="4c4c4c"/>
                <w:sz w:val="18"/>
                <w:szCs w:val="18"/>
                <w:rtl w:val="0"/>
              </w:rPr>
              <w:t xml:space="preserve">leverage event queues</w:t>
            </w:r>
          </w:p>
          <w:p w:rsidR="00000000" w:rsidDel="00000000" w:rsidP="00000000" w:rsidRDefault="00000000" w:rsidRPr="00000000" w14:paraId="000004ED">
            <w:pPr>
              <w:numPr>
                <w:ilvl w:val="0"/>
                <w:numId w:val="6"/>
              </w:numPr>
              <w:spacing w:after="0" w:afterAutospacing="0" w:before="0" w:beforeAutospacing="0" w:line="240" w:lineRule="auto"/>
              <w:ind w:left="720" w:hanging="360"/>
              <w:rPr>
                <w:sz w:val="18"/>
                <w:szCs w:val="18"/>
              </w:rPr>
            </w:pPr>
            <w:r w:rsidDel="00000000" w:rsidR="00000000" w:rsidRPr="00000000">
              <w:rPr>
                <w:color w:val="4c4c4c"/>
                <w:sz w:val="18"/>
                <w:szCs w:val="18"/>
                <w:rtl w:val="0"/>
              </w:rPr>
              <w:t xml:space="preserve">payment gateway w/ Braintree, PayPal, </w:t>
            </w:r>
            <w:hyperlink r:id="rId83">
              <w:r w:rsidDel="00000000" w:rsidR="00000000" w:rsidRPr="00000000">
                <w:rPr>
                  <w:color w:val="de4c4f"/>
                  <w:sz w:val="18"/>
                  <w:szCs w:val="18"/>
                  <w:u w:val="single"/>
                  <w:rtl w:val="0"/>
                </w:rPr>
                <w:t xml:space="preserve">Card.io</w:t>
              </w:r>
            </w:hyperlink>
            <w:r w:rsidDel="00000000" w:rsidR="00000000" w:rsidRPr="00000000">
              <w:rPr>
                <w:color w:val="4c4c4c"/>
                <w:sz w:val="18"/>
                <w:szCs w:val="18"/>
                <w:rtl w:val="0"/>
              </w:rPr>
              <w:t xml:space="preserve">, Alipay, etc.</w:t>
            </w:r>
          </w:p>
          <w:p w:rsidR="00000000" w:rsidDel="00000000" w:rsidP="00000000" w:rsidRDefault="00000000" w:rsidRPr="00000000" w14:paraId="000004EE">
            <w:pPr>
              <w:numPr>
                <w:ilvl w:val="0"/>
                <w:numId w:val="6"/>
              </w:numPr>
              <w:spacing w:after="0" w:afterAutospacing="0" w:before="0" w:beforeAutospacing="0" w:line="240" w:lineRule="auto"/>
              <w:ind w:left="720" w:hanging="360"/>
              <w:rPr>
                <w:sz w:val="18"/>
                <w:szCs w:val="18"/>
              </w:rPr>
            </w:pPr>
            <w:r w:rsidDel="00000000" w:rsidR="00000000" w:rsidRPr="00000000">
              <w:rPr>
                <w:color w:val="4c4c4c"/>
                <w:sz w:val="18"/>
                <w:szCs w:val="18"/>
                <w:rtl w:val="0"/>
              </w:rPr>
              <w:t xml:space="preserve">logging intensively to track everything</w:t>
            </w:r>
          </w:p>
          <w:p w:rsidR="00000000" w:rsidDel="00000000" w:rsidP="00000000" w:rsidRDefault="00000000" w:rsidRPr="00000000" w14:paraId="000004EF">
            <w:pPr>
              <w:numPr>
                <w:ilvl w:val="0"/>
                <w:numId w:val="6"/>
              </w:numPr>
              <w:spacing w:after="240" w:before="0" w:beforeAutospacing="0" w:line="240" w:lineRule="auto"/>
              <w:ind w:left="720" w:hanging="360"/>
              <w:rPr>
                <w:sz w:val="18"/>
                <w:szCs w:val="18"/>
              </w:rPr>
            </w:pPr>
            <w:r w:rsidDel="00000000" w:rsidR="00000000" w:rsidRPr="00000000">
              <w:fldChar w:fldCharType="begin"/>
              <w:instrText xml:space="preserve"> HYPERLINK "https://puncsky.com/notes/43-how-to-design-robust-and-predictable-apis-with-idempotency" </w:instrText>
              <w:fldChar w:fldCharType="separate"/>
            </w:r>
            <w:r w:rsidDel="00000000" w:rsidR="00000000" w:rsidRPr="00000000">
              <w:rPr>
                <w:color w:val="de4c4f"/>
                <w:sz w:val="18"/>
                <w:szCs w:val="18"/>
                <w:u w:val="single"/>
                <w:rtl w:val="0"/>
              </w:rPr>
              <w:t xml:space="preserve">APIs with idempotency, exponential backoff, and random jitter</w:t>
            </w:r>
          </w:p>
          <w:p w:rsidR="00000000" w:rsidDel="00000000" w:rsidP="00000000" w:rsidRDefault="00000000" w:rsidRPr="00000000" w14:paraId="000004F0">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2k6sfwzee37l" w:id="62"/>
            <w:bookmarkEnd w:id="62"/>
            <w:r w:rsidDel="00000000" w:rsidR="00000000" w:rsidRPr="00000000">
              <w:fldChar w:fldCharType="end"/>
            </w:r>
            <w:r w:rsidDel="00000000" w:rsidR="00000000" w:rsidRPr="00000000">
              <w:rPr>
                <w:rFonts w:ascii="Arial" w:cs="Arial" w:eastAsia="Arial" w:hAnsi="Arial"/>
                <w:color w:val="4c4c4c"/>
                <w:sz w:val="34"/>
                <w:szCs w:val="34"/>
                <w:rtl w:val="0"/>
              </w:rPr>
              <w:t xml:space="preserve">UserProfile Service and Trip Service </w:t>
            </w:r>
          </w:p>
          <w:p w:rsidR="00000000" w:rsidDel="00000000" w:rsidP="00000000" w:rsidRDefault="00000000" w:rsidRPr="00000000" w14:paraId="000004F1">
            <w:pPr>
              <w:numPr>
                <w:ilvl w:val="0"/>
                <w:numId w:val="27"/>
              </w:numPr>
              <w:spacing w:after="0" w:afterAutospacing="0" w:before="240" w:line="240" w:lineRule="auto"/>
              <w:ind w:left="720" w:hanging="360"/>
              <w:rPr>
                <w:sz w:val="18"/>
                <w:szCs w:val="18"/>
              </w:rPr>
            </w:pPr>
            <w:r w:rsidDel="00000000" w:rsidR="00000000" w:rsidRPr="00000000">
              <w:rPr>
                <w:color w:val="4c4c4c"/>
                <w:sz w:val="18"/>
                <w:szCs w:val="18"/>
                <w:rtl w:val="0"/>
              </w:rPr>
              <w:t xml:space="preserve">low latency with caching</w:t>
            </w:r>
          </w:p>
          <w:p w:rsidR="00000000" w:rsidDel="00000000" w:rsidP="00000000" w:rsidRDefault="00000000" w:rsidRPr="00000000" w14:paraId="000004F2">
            <w:pPr>
              <w:numPr>
                <w:ilvl w:val="0"/>
                <w:numId w:val="27"/>
              </w:numPr>
              <w:spacing w:after="240" w:before="0" w:beforeAutospacing="0" w:line="240" w:lineRule="auto"/>
              <w:ind w:left="720" w:hanging="360"/>
              <w:rPr>
                <w:sz w:val="18"/>
                <w:szCs w:val="18"/>
              </w:rPr>
            </w:pPr>
            <w:r w:rsidDel="00000000" w:rsidR="00000000" w:rsidRPr="00000000">
              <w:rPr>
                <w:color w:val="4c4c4c"/>
                <w:sz w:val="18"/>
                <w:szCs w:val="18"/>
                <w:rtl w:val="0"/>
              </w:rPr>
              <w:t xml:space="preserve">UserProfile Service has the challenge to serve users in increasing types (driver, rider, restaurant owner, eater, etc) and user schemas in different locations</w:t>
            </w:r>
          </w:p>
          <w:p w:rsidR="00000000" w:rsidDel="00000000" w:rsidP="00000000" w:rsidRDefault="00000000" w:rsidRPr="00000000" w14:paraId="000004F3">
            <w:pPr>
              <w:pStyle w:val="Heading2"/>
              <w:keepNext w:val="0"/>
              <w:keepLines w:val="0"/>
              <w:shd w:fill="ffffff" w:val="clear"/>
              <w:spacing w:after="80" w:before="360" w:line="240" w:lineRule="auto"/>
              <w:rPr>
                <w:rFonts w:ascii="Arial" w:cs="Arial" w:eastAsia="Arial" w:hAnsi="Arial"/>
                <w:color w:val="4c4c4c"/>
                <w:sz w:val="34"/>
                <w:szCs w:val="34"/>
              </w:rPr>
            </w:pPr>
            <w:bookmarkStart w:colFirst="0" w:colLast="0" w:name="_vmwbuxg7s8wp" w:id="63"/>
            <w:bookmarkEnd w:id="63"/>
            <w:r w:rsidDel="00000000" w:rsidR="00000000" w:rsidRPr="00000000">
              <w:rPr>
                <w:rFonts w:ascii="Arial" w:cs="Arial" w:eastAsia="Arial" w:hAnsi="Arial"/>
                <w:color w:val="4c4c4c"/>
                <w:sz w:val="34"/>
                <w:szCs w:val="34"/>
                <w:rtl w:val="0"/>
              </w:rPr>
              <w:t xml:space="preserve">Push Notification Service </w:t>
            </w:r>
          </w:p>
          <w:p w:rsidR="00000000" w:rsidDel="00000000" w:rsidP="00000000" w:rsidRDefault="00000000" w:rsidRPr="00000000" w14:paraId="000004F4">
            <w:pPr>
              <w:numPr>
                <w:ilvl w:val="0"/>
                <w:numId w:val="32"/>
              </w:numPr>
              <w:spacing w:after="0" w:afterAutospacing="0" w:before="240" w:line="240" w:lineRule="auto"/>
              <w:ind w:left="720" w:hanging="360"/>
              <w:rPr>
                <w:sz w:val="18"/>
                <w:szCs w:val="18"/>
              </w:rPr>
            </w:pPr>
            <w:r w:rsidDel="00000000" w:rsidR="00000000" w:rsidRPr="00000000">
              <w:rPr>
                <w:color w:val="4c4c4c"/>
                <w:sz w:val="18"/>
                <w:szCs w:val="18"/>
                <w:rtl w:val="0"/>
              </w:rPr>
              <w:t xml:space="preserve">Apple Push Notifications Service (not quite reliable)</w:t>
            </w:r>
          </w:p>
          <w:p w:rsidR="00000000" w:rsidDel="00000000" w:rsidP="00000000" w:rsidRDefault="00000000" w:rsidRPr="00000000" w14:paraId="000004F5">
            <w:pPr>
              <w:numPr>
                <w:ilvl w:val="0"/>
                <w:numId w:val="32"/>
              </w:numPr>
              <w:spacing w:after="0" w:afterAutospacing="0" w:before="0" w:beforeAutospacing="0" w:line="240" w:lineRule="auto"/>
              <w:ind w:left="720" w:hanging="360"/>
              <w:rPr>
                <w:sz w:val="18"/>
                <w:szCs w:val="18"/>
              </w:rPr>
            </w:pPr>
            <w:r w:rsidDel="00000000" w:rsidR="00000000" w:rsidRPr="00000000">
              <w:rPr>
                <w:rFonts w:ascii="Arial Unicode MS" w:cs="Arial Unicode MS" w:eastAsia="Arial Unicode MS" w:hAnsi="Arial Unicode MS"/>
                <w:color w:val="4c4c4c"/>
                <w:sz w:val="18"/>
                <w:szCs w:val="18"/>
                <w:rtl w:val="0"/>
              </w:rPr>
              <w:t xml:space="preserve">Google Cloud Messaging Service GCM （it can detect the deliverability) or</w:t>
            </w:r>
          </w:p>
          <w:p w:rsidR="00000000" w:rsidDel="00000000" w:rsidP="00000000" w:rsidRDefault="00000000" w:rsidRPr="00000000" w14:paraId="000004F6">
            <w:pPr>
              <w:numPr>
                <w:ilvl w:val="0"/>
                <w:numId w:val="32"/>
              </w:numPr>
              <w:spacing w:after="240" w:before="0" w:beforeAutospacing="0" w:line="240" w:lineRule="auto"/>
              <w:ind w:left="720" w:hanging="360"/>
              <w:rPr>
                <w:sz w:val="18"/>
                <w:szCs w:val="18"/>
              </w:rPr>
            </w:pPr>
            <w:r w:rsidDel="00000000" w:rsidR="00000000" w:rsidRPr="00000000">
              <w:rPr>
                <w:color w:val="4c4c4c"/>
                <w:sz w:val="18"/>
                <w:szCs w:val="18"/>
                <w:rtl w:val="0"/>
              </w:rPr>
              <w:t xml:space="preserve">SMS service is usually more reliable</w:t>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Question: Why hybrid of MySQL, Oracle, and PostgresSQL? Why Vertica? How to set geo targeting price?</w:t>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Design Spotify top 10 playing music</w:t>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区别于 trending shares </w:t>
            </w:r>
            <w:r w:rsidDel="00000000" w:rsidR="00000000" w:rsidRPr="00000000">
              <w:rPr>
                <w:rFonts w:ascii="Consolas" w:cs="Consolas" w:eastAsia="Consolas" w:hAnsi="Consolas"/>
                <w:color w:val="ff0000"/>
                <w:sz w:val="18"/>
                <w:szCs w:val="18"/>
                <w:rtl w:val="0"/>
              </w:rPr>
              <w:t xml:space="preserve">某一时间段</w:t>
            </w:r>
            <w:r w:rsidDel="00000000" w:rsidR="00000000" w:rsidRPr="00000000">
              <w:rPr>
                <w:rFonts w:ascii="Consolas" w:cs="Consolas" w:eastAsia="Consolas" w:hAnsi="Consolas"/>
                <w:sz w:val="18"/>
                <w:szCs w:val="18"/>
                <w:rtl w:val="0"/>
              </w:rPr>
              <w:t xml:space="preserve">最多的，这里的问题是</w:t>
            </w:r>
            <w:r w:rsidDel="00000000" w:rsidR="00000000" w:rsidRPr="00000000">
              <w:rPr>
                <w:rFonts w:ascii="Consolas" w:cs="Consolas" w:eastAsia="Consolas" w:hAnsi="Consolas"/>
                <w:color w:val="ff0000"/>
                <w:sz w:val="18"/>
                <w:szCs w:val="18"/>
                <w:rtl w:val="0"/>
              </w:rPr>
              <w:t xml:space="preserve">某一刻</w:t>
            </w:r>
            <w:r w:rsidDel="00000000" w:rsidR="00000000" w:rsidRPr="00000000">
              <w:rPr>
                <w:rFonts w:ascii="Consolas" w:cs="Consolas" w:eastAsia="Consolas" w:hAnsi="Consolas"/>
                <w:sz w:val="18"/>
                <w:szCs w:val="18"/>
                <w:rtl w:val="0"/>
              </w:rPr>
              <w:t xml:space="preserve">正在播放的最多的</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352675" cy="2133600"/>
                  <wp:effectExtent b="0" l="0" r="0" t="0"/>
                  <wp:docPr id="16"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2352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－minHeap size of 10, Hashtable -&gt; KV storage</w:t>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－用户点击播放或者暂停或者下一首后，这个更新POST到服务器之后服务器应该做什么，这里可以用到消息队列，把更新TOP10和数据库的功能交给worker去做，服务器只负责传递信息。</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－worker处理完信息发现需要更新TOP10之后，如何通知服务器并且在客户端那边更新。这里就是一个pub／sub的概念，同时需要有socket池来通知客户端去更新（Python的话就Socket.IO咯）。</w:t>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－如何减少操作量，比如把一些server的操作移到worker，增加一些条件检查不用每次把整个流程跑一遍（可以提前结束或者跳过某些部分）。</w:t>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w:t>
            </w:r>
            <w:r w:rsidDel="00000000" w:rsidR="00000000" w:rsidRPr="00000000">
              <w:rPr>
                <w:rFonts w:ascii="Microsoft Yahei" w:cs="Microsoft Yahei" w:eastAsia="Microsoft Yahei" w:hAnsi="Microsoft Yahei"/>
                <w:color w:val="ff0000"/>
                <w:sz w:val="18"/>
                <w:szCs w:val="18"/>
                <w:rtl w:val="0"/>
              </w:rPr>
              <w:t xml:space="preserve">Redis is single threaded</w:t>
            </w:r>
            <w:r w:rsidDel="00000000" w:rsidR="00000000" w:rsidRPr="00000000">
              <w:rPr>
                <w:rFonts w:ascii="Microsoft Yahei" w:cs="Microsoft Yahei" w:eastAsia="Microsoft Yahei" w:hAnsi="Microsoft Yahei"/>
                <w:sz w:val="18"/>
                <w:szCs w:val="18"/>
                <w:rtl w:val="0"/>
              </w:rPr>
              <w:t xml:space="preserve">.线程安全和原子操作性（Redis INCR and SET  are atomic）。如果不是redis，如何保证多个worker接到同一个歌的update能正确操作。（ReadWriteLock, RCU锁之类的）。</w:t>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worker挂了怎么办，server挂了怎么办，存heap和table的服务器挂了怎么办，整体的瓶颈可能是哪里（大量人听同一首歌，会导致一个歌不停被update＋1，这个其实可以aggregate起来），如何优化（就增加一个aggregator），这个优化的服务器挂了怎么办。大致来说都是用备份服务器，然后备份里放一段时间内的起始备份和一个追加操作的log，类似GFS那样。</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spacing w:line="240" w:lineRule="auto"/>
              <w:rPr>
                <w:rFonts w:ascii="Microsoft Yahei" w:cs="Microsoft Yahei" w:eastAsia="Microsoft Yahei" w:hAnsi="Microsoft Yahei"/>
                <w:sz w:val="18"/>
                <w:szCs w:val="18"/>
              </w:rPr>
            </w:pPr>
            <w:r w:rsidDel="00000000" w:rsidR="00000000" w:rsidRPr="00000000">
              <w:rPr>
                <w:rFonts w:ascii="Microsoft Yahei" w:cs="Microsoft Yahei" w:eastAsia="Microsoft Yahei" w:hAnsi="Microsoft Yahei"/>
                <w:sz w:val="18"/>
                <w:szCs w:val="18"/>
                <w:rtl w:val="0"/>
              </w:rPr>
              <w:t xml:space="preserve">－假如我们不追求performance，只追求用户体验，上面提出来的方案应该如何优化。这里就是让备份服务器牺牲空间和效率来定期完整备份主服务器，主服务器挂了直接换备份的上。所以要增加一台Master服务器来管理这些，然后Master服务器本身又要备份。。。就看你愿意说多细了</w:t>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Microsoft Yahei" w:cs="Microsoft Yahei" w:eastAsia="Microsoft Yahei" w:hAnsi="Microsoft Yahei"/>
                <w:sz w:val="18"/>
                <w:szCs w:val="18"/>
                <w:rtl w:val="0"/>
              </w:rPr>
              <w:t xml:space="preserve">－有哪些现存技术可以直接实现这些东西，改进的可能性，这里就是show你的buzz word储量了。</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Estimate number of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Estimate hardware cost of the server hardware needed to build a photo sharing app used by every person on the earth.</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The cost is a function of CPU, RAM, storage, bandwidth, number and size of the images uploaded each day.</w:t>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 users 10^10</w:t>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 images / (user * day) 10</w:t>
            </w:r>
          </w:p>
          <w:p w:rsidR="00000000" w:rsidDel="00000000" w:rsidP="00000000" w:rsidRDefault="00000000" w:rsidRPr="00000000" w14:paraId="0000050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 size in bytes / image 10^6</w:t>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viewed v times / image 100</w:t>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 days</w:t>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h requests / sec 10^4</w:t>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b bandwidth</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Server cost: $1000 / server</w:t>
            </w:r>
          </w:p>
          <w:p w:rsidR="00000000" w:rsidDel="00000000" w:rsidP="00000000" w:rsidRDefault="00000000" w:rsidRPr="00000000" w14:paraId="0000051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Storage cost: $0.1 / GB</w:t>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color w:val="ff0000"/>
                <w:sz w:val="18"/>
                <w:szCs w:val="18"/>
                <w:rtl w:val="0"/>
              </w:rPr>
              <w:t xml:space="preserve">Storage </w:t>
            </w:r>
            <w:r w:rsidDel="00000000" w:rsidR="00000000" w:rsidRPr="00000000">
              <w:rPr>
                <w:rFonts w:ascii="Consolas" w:cs="Consolas" w:eastAsia="Consolas" w:hAnsi="Consolas"/>
                <w:sz w:val="18"/>
                <w:szCs w:val="18"/>
                <w:rtl w:val="0"/>
              </w:rPr>
              <w:t xml:space="preserve">= Nisd</w:t>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Number of required servers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max(Niv/h, Nivs/b)</w:t>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This estimation leaves out many costs, such as electricity, cooling, network. It also neglects computations such as computing trending data and spam analysis. There is no measure of the cost of redundancy, such as replicated storage, or the ability to handle nonuniform loads. Nevertheless, it is a decent starting point.</w:t>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Design Pinterest/Instagram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Architecture</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650568" cy="3144841"/>
                  <wp:effectExtent b="0" l="0" r="0" t="0"/>
                  <wp:docPr id="14" name="image56.png"/>
                  <a:graphic>
                    <a:graphicData uri="http://schemas.openxmlformats.org/drawingml/2006/picture">
                      <pic:pic>
                        <pic:nvPicPr>
                          <pic:cNvPr id="0" name="image56.png"/>
                          <pic:cNvPicPr preferRelativeResize="0"/>
                        </pic:nvPicPr>
                        <pic:blipFill>
                          <a:blip r:embed="rId85"/>
                          <a:srcRect b="0" l="7203" r="0" t="0"/>
                          <a:stretch>
                            <a:fillRect/>
                          </a:stretch>
                        </pic:blipFill>
                        <pic:spPr>
                          <a:xfrm>
                            <a:off x="0" y="0"/>
                            <a:ext cx="5650568" cy="3144841"/>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亮点有两处：一是 web tier 直接联 Images (S3 + CDN)，二是 ZooKeeper 管理 Services zookeeper watcher</w:t>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Web app = NginX + Python, JS, HTML and API</w:t>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Data Pipeline</w:t>
            </w:r>
          </w:p>
          <w:p w:rsidR="00000000" w:rsidDel="00000000" w:rsidP="00000000" w:rsidRDefault="00000000" w:rsidRPr="00000000" w14:paraId="0000052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614613" cy="2698616"/>
                  <wp:effectExtent b="0" l="0" r="0" t="0"/>
                  <wp:docPr id="34"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2614613" cy="2698616"/>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Tradeoffs</w:t>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Why Amazon EC2/S3?</w:t>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Very good reliability, reporting, and support</w:t>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Very good peripherals, such as managed cache,</w:t>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DB, load balancing, DNS, map reduce, and more...</w:t>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 instances ready in seconds</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Scaling Pinterest</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 Limited choice</w:t>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 Limited choice</w:t>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spacing w:after="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Why Memcache?</w:t>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Extremely mature</w:t>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Very good performance</w:t>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Well known and well liked</w:t>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Never crashes, and few failure modes</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Free</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Why Redis?</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Variety of convenient data structures</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 persistence and replication</w:t>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Well known and well liked</w:t>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Consistently good performance</w:t>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Few failure modes</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Free</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[MySQL Clustering and Sharding]</w:t>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似乎没有现成资料，我猜</w:t>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ELB --&gt; Routing &amp; Filtering (Varnish) --&gt; (WebApp, WebApi, TaskProcessing)</w:t>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All connection parings managed by ZooKeeper</w:t>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4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Services: Follower(Redis), Feed(HBase), Search, Spam(HBase)</w:t>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Storage: Blob存S3，内容多有CDN</w:t>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Typeahead Search aka autocomplete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numPr>
                <w:ilvl w:val="0"/>
                <w:numId w:val="48"/>
              </w:numPr>
              <w:pBdr>
                <w:top w:space="0" w:sz="0" w:val="nil"/>
                <w:left w:space="0" w:sz="0" w:val="nil"/>
                <w:bottom w:space="0" w:sz="0" w:val="nil"/>
                <w:right w:space="0" w:sz="0" w:val="nil"/>
                <w:between w:space="0" w:sz="0" w:val="nil"/>
              </w:pBdr>
              <w:shd w:fill="auto" w:val="clear"/>
              <w:spacing w:after="0" w:afterAutospacing="0" w:before="120" w:line="343.6363636363637" w:lineRule="auto"/>
              <w:ind w:left="1140" w:hanging="360"/>
              <w:rPr/>
            </w:pPr>
            <w:r w:rsidDel="00000000" w:rsidR="00000000" w:rsidRPr="00000000">
              <w:rPr>
                <w:rFonts w:ascii="Georgia" w:cs="Georgia" w:eastAsia="Georgia" w:hAnsi="Georgia"/>
                <w:color w:val="333333"/>
                <w:rtl w:val="0"/>
              </w:rPr>
              <w:t xml:space="preserve">As soon as you focus the </w:t>
            </w:r>
            <w:r w:rsidDel="00000000" w:rsidR="00000000" w:rsidRPr="00000000">
              <w:rPr>
                <w:rFonts w:ascii="Georgia" w:cs="Georgia" w:eastAsia="Georgia" w:hAnsi="Georgia"/>
                <w:color w:val="333333"/>
                <w:shd w:fill="dfeffa" w:val="clear"/>
                <w:rtl w:val="0"/>
              </w:rPr>
              <w:t xml:space="preserve">search</w:t>
            </w:r>
            <w:r w:rsidDel="00000000" w:rsidR="00000000" w:rsidRPr="00000000">
              <w:rPr>
                <w:rFonts w:ascii="Georgia" w:cs="Georgia" w:eastAsia="Georgia" w:hAnsi="Georgia"/>
                <w:color w:val="333333"/>
                <w:rtl w:val="0"/>
              </w:rPr>
              <w:t xml:space="preserve"> box, before you've even typed anything, we query to retrieve your </w:t>
            </w:r>
            <w:r w:rsidDel="00000000" w:rsidR="00000000" w:rsidRPr="00000000">
              <w:rPr>
                <w:rFonts w:ascii="Georgia" w:cs="Georgia" w:eastAsia="Georgia" w:hAnsi="Georgia"/>
                <w:i w:val="1"/>
                <w:color w:val="333333"/>
                <w:rtl w:val="0"/>
              </w:rPr>
              <w:t xml:space="preserve">first-degree</w:t>
            </w:r>
            <w:r w:rsidDel="00000000" w:rsidR="00000000" w:rsidRPr="00000000">
              <w:rPr>
                <w:rFonts w:ascii="Georgia" w:cs="Georgia" w:eastAsia="Georgia" w:hAnsi="Georgia"/>
                <w:color w:val="333333"/>
                <w:rtl w:val="0"/>
              </w:rPr>
              <w:t xml:space="preserve"> connections: those people and entities (pages, apps, events, places, etc.) that you have an explicit, structured relationship with on the site. By the time you type the first character of your </w:t>
            </w:r>
            <w:r w:rsidDel="00000000" w:rsidR="00000000" w:rsidRPr="00000000">
              <w:rPr>
                <w:rFonts w:ascii="Georgia" w:cs="Georgia" w:eastAsia="Georgia" w:hAnsi="Georgia"/>
                <w:color w:val="333333"/>
                <w:shd w:fill="dfeffa" w:val="clear"/>
                <w:rtl w:val="0"/>
              </w:rPr>
              <w:t xml:space="preserve">search</w:t>
            </w:r>
            <w:r w:rsidDel="00000000" w:rsidR="00000000" w:rsidRPr="00000000">
              <w:rPr>
                <w:rFonts w:ascii="Georgia" w:cs="Georgia" w:eastAsia="Georgia" w:hAnsi="Georgia"/>
                <w:color w:val="333333"/>
                <w:rtl w:val="0"/>
              </w:rPr>
              <w:t xml:space="preserve">, your web browser will have a few decent guesses client-side.</w:t>
            </w:r>
          </w:p>
          <w:p w:rsidR="00000000" w:rsidDel="00000000" w:rsidP="00000000" w:rsidRDefault="00000000" w:rsidRPr="00000000" w14:paraId="00000552">
            <w:pPr>
              <w:numPr>
                <w:ilvl w:val="0"/>
                <w:numId w:val="48"/>
              </w:numPr>
              <w:pBdr>
                <w:top w:space="0" w:sz="0" w:val="nil"/>
                <w:left w:space="0" w:sz="0" w:val="nil"/>
                <w:bottom w:space="0" w:sz="0" w:val="nil"/>
                <w:right w:space="0" w:sz="0" w:val="nil"/>
                <w:between w:space="0" w:sz="0" w:val="nil"/>
              </w:pBdr>
              <w:shd w:fill="auto" w:val="clear"/>
              <w:spacing w:after="240" w:before="0" w:beforeAutospacing="0" w:line="343.6363636363637" w:lineRule="auto"/>
              <w:ind w:left="1140" w:hanging="360"/>
              <w:rPr/>
            </w:pPr>
            <w:r w:rsidDel="00000000" w:rsidR="00000000" w:rsidRPr="00000000">
              <w:rPr>
                <w:rFonts w:ascii="Georgia" w:cs="Georgia" w:eastAsia="Georgia" w:hAnsi="Georgia"/>
                <w:color w:val="333333"/>
                <w:rtl w:val="0"/>
              </w:rPr>
              <w:t xml:space="preserve">As you start typing, we send your partial query to a complex back-end set of services that find more distant objects in the social graph that match your query. If you're curious about how this back-end works, I did a tech talk on it back after we launched[2].</w:t>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spacing w:line="24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spacing w:line="240" w:lineRule="auto"/>
              <w:rPr>
                <w:rFonts w:ascii="Georgia" w:cs="Georgia" w:eastAsia="Georgia" w:hAnsi="Georgia"/>
                <w:color w:val="2b6dad"/>
              </w:rPr>
            </w:pPr>
            <w:r w:rsidDel="00000000" w:rsidR="00000000" w:rsidRPr="00000000">
              <w:rPr>
                <w:rFonts w:ascii="Georgia" w:cs="Georgia" w:eastAsia="Georgia" w:hAnsi="Georgia"/>
                <w:color w:val="333333"/>
                <w:rtl w:val="0"/>
              </w:rPr>
              <w:t xml:space="preserve">[1] </w:t>
            </w:r>
            <w:hyperlink r:id="rId87">
              <w:r w:rsidDel="00000000" w:rsidR="00000000" w:rsidRPr="00000000">
                <w:rPr>
                  <w:rFonts w:ascii="Georgia" w:cs="Georgia" w:eastAsia="Georgia" w:hAnsi="Georgia"/>
                  <w:color w:val="2b6dad"/>
                  <w:rtl w:val="0"/>
                </w:rPr>
                <w:t xml:space="preserve">https://www.</w:t>
              </w:r>
            </w:hyperlink>
            <w:hyperlink r:id="rId88">
              <w:r w:rsidDel="00000000" w:rsidR="00000000" w:rsidRPr="00000000">
                <w:rPr>
                  <w:rFonts w:ascii="Georgia" w:cs="Georgia" w:eastAsia="Georgia" w:hAnsi="Georgia"/>
                  <w:color w:val="2b6dad"/>
                  <w:shd w:fill="dfeffa" w:val="clear"/>
                  <w:rtl w:val="0"/>
                </w:rPr>
                <w:t xml:space="preserve">facebook</w:t>
              </w:r>
            </w:hyperlink>
            <w:r w:rsidDel="00000000" w:rsidR="00000000" w:rsidRPr="00000000">
              <w:fldChar w:fldCharType="begin"/>
              <w:instrText xml:space="preserve"> HYPERLINK "https://www.facebook.com/notes/facebook-engineering/the-life-of-a-typeahead-query/389105248919" </w:instrText>
              <w:fldChar w:fldCharType="separate"/>
            </w:r>
            <w:r w:rsidDel="00000000" w:rsidR="00000000" w:rsidRPr="00000000">
              <w:rPr>
                <w:rFonts w:ascii="Georgia" w:cs="Georgia" w:eastAsia="Georgia" w:hAnsi="Georgia"/>
                <w:color w:val="2b6dad"/>
                <w:rtl w:val="0"/>
              </w:rPr>
              <w:t xml:space="preserve">.com/notes/f...</w:t>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spacing w:line="240" w:lineRule="auto"/>
              <w:rPr>
                <w:rFonts w:ascii="Georgia" w:cs="Georgia" w:eastAsia="Georgia" w:hAnsi="Georgia"/>
                <w:color w:val="2b6dad"/>
              </w:rPr>
            </w:pPr>
            <w:r w:rsidDel="00000000" w:rsidR="00000000" w:rsidRPr="00000000">
              <w:fldChar w:fldCharType="end"/>
            </w:r>
            <w:r w:rsidDel="00000000" w:rsidR="00000000" w:rsidRPr="00000000">
              <w:rPr>
                <w:rFonts w:ascii="Georgia" w:cs="Georgia" w:eastAsia="Georgia" w:hAnsi="Georgia"/>
                <w:color w:val="333333"/>
                <w:rtl w:val="0"/>
              </w:rPr>
              <w:t xml:space="preserve">[2] </w:t>
            </w:r>
            <w:hyperlink r:id="rId89">
              <w:r w:rsidDel="00000000" w:rsidR="00000000" w:rsidRPr="00000000">
                <w:rPr>
                  <w:rFonts w:ascii="Georgia" w:cs="Georgia" w:eastAsia="Georgia" w:hAnsi="Georgia"/>
                  <w:color w:val="2b6dad"/>
                  <w:rtl w:val="0"/>
                </w:rPr>
                <w:t xml:space="preserve">https://www.</w:t>
              </w:r>
            </w:hyperlink>
            <w:hyperlink r:id="rId90">
              <w:r w:rsidDel="00000000" w:rsidR="00000000" w:rsidRPr="00000000">
                <w:rPr>
                  <w:rFonts w:ascii="Georgia" w:cs="Georgia" w:eastAsia="Georgia" w:hAnsi="Georgia"/>
                  <w:color w:val="2b6dad"/>
                  <w:shd w:fill="dfeffa" w:val="clear"/>
                  <w:rtl w:val="0"/>
                </w:rPr>
                <w:t xml:space="preserve">facebook</w:t>
              </w:r>
            </w:hyperlink>
            <w:r w:rsidDel="00000000" w:rsidR="00000000" w:rsidRPr="00000000">
              <w:fldChar w:fldCharType="begin"/>
              <w:instrText xml:space="preserve"> HYPERLINK "https://www.facebook.com/video/video.php?v=432864835468" </w:instrText>
              <w:fldChar w:fldCharType="separate"/>
            </w:r>
            <w:r w:rsidDel="00000000" w:rsidR="00000000" w:rsidRPr="00000000">
              <w:rPr>
                <w:rFonts w:ascii="Georgia" w:cs="Georgia" w:eastAsia="Georgia" w:hAnsi="Georgia"/>
                <w:color w:val="2b6dad"/>
                <w:rtl w:val="0"/>
              </w:rPr>
              <w:t xml:space="preserve">.com/video/v...</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spacing w:line="240" w:lineRule="auto"/>
              <w:rPr>
                <w:rFonts w:ascii="Georgia" w:cs="Georgia" w:eastAsia="Georgia" w:hAnsi="Georgia"/>
                <w:color w:val="2b6dad"/>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spacing w:line="240" w:lineRule="auto"/>
              <w:rPr>
                <w:rFonts w:ascii="Heiti SC" w:cs="Heiti SC" w:eastAsia="Heiti SC" w:hAnsi="Heiti SC"/>
                <w:sz w:val="18"/>
                <w:szCs w:val="18"/>
              </w:rPr>
            </w:pPr>
            <w:r w:rsidDel="00000000" w:rsidR="00000000" w:rsidRPr="00000000">
              <w:rPr>
                <w:rFonts w:ascii="Consolas" w:cs="Consolas" w:eastAsia="Consolas" w:hAnsi="Consolas"/>
                <w:sz w:val="18"/>
                <w:szCs w:val="18"/>
                <w:rtl w:val="0"/>
              </w:rPr>
              <w:t xml:space="preserve">Architecture 是典型的 multi tier 系</w:t>
            </w:r>
            <w:r w:rsidDel="00000000" w:rsidR="00000000" w:rsidRPr="00000000">
              <w:rPr>
                <w:rFonts w:ascii="Heiti SC" w:cs="Heiti SC" w:eastAsia="Heiti SC" w:hAnsi="Heiti SC"/>
                <w:sz w:val="18"/>
                <w:szCs w:val="18"/>
                <w:rtl w:val="0"/>
              </w:rPr>
              <w:t xml:space="preserve">统</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114300" distT="114300" distL="114300" distR="114300">
                  <wp:extent cx="2223975" cy="1862138"/>
                  <wp:effectExtent b="0" l="0" r="0" t="0"/>
                  <wp:docPr id="50" name="image50.png"/>
                  <a:graphic>
                    <a:graphicData uri="http://schemas.openxmlformats.org/drawingml/2006/picture">
                      <pic:pic>
                        <pic:nvPicPr>
                          <pic:cNvPr id="0" name="image50.png"/>
                          <pic:cNvPicPr preferRelativeResize="0"/>
                        </pic:nvPicPr>
                        <pic:blipFill>
                          <a:blip r:embed="rId91"/>
                          <a:srcRect b="0" l="0" r="0" t="0"/>
                          <a:stretch>
                            <a:fillRect/>
                          </a:stretch>
                        </pic:blipFill>
                        <pic:spPr>
                          <a:xfrm>
                            <a:off x="0" y="0"/>
                            <a:ext cx="222397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spacing w:line="240" w:lineRule="auto"/>
              <w:rPr>
                <w:color w:val="333333"/>
                <w:sz w:val="14"/>
                <w:szCs w:val="14"/>
                <w:highlight w:val="white"/>
              </w:rPr>
            </w:pPr>
            <w:r w:rsidDel="00000000" w:rsidR="00000000" w:rsidRPr="00000000">
              <w:rPr>
                <w:color w:val="333333"/>
                <w:sz w:val="14"/>
                <w:szCs w:val="14"/>
                <w:highlight w:val="white"/>
                <w:rtl w:val="0"/>
              </w:rPr>
              <w:t xml:space="preserve">Architecture of Typeahead Search</w:t>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Heiti SC" w:cs="Heiti SC" w:eastAsia="Heiti SC" w:hAnsi="Heiti SC"/>
                <w:sz w:val="18"/>
                <w:szCs w:val="18"/>
                <w:rtl w:val="0"/>
              </w:rPr>
              <w:t xml:space="preserve">对单</w:t>
            </w:r>
            <w:r w:rsidDel="00000000" w:rsidR="00000000" w:rsidRPr="00000000">
              <w:rPr>
                <w:rFonts w:ascii="Consolas" w:cs="Consolas" w:eastAsia="Consolas" w:hAnsi="Consolas"/>
                <w:sz w:val="18"/>
                <w:szCs w:val="18"/>
                <w:rtl w:val="0"/>
              </w:rPr>
              <w:t xml:space="preserve">个service：</w:t>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原始的搜索数据本身是存成 &lt;term, ids&gt; inverted index 的。以搜索 Companies service </w:t>
            </w:r>
            <w:r w:rsidDel="00000000" w:rsidR="00000000" w:rsidRPr="00000000">
              <w:rPr>
                <w:rFonts w:ascii="Heiti SC" w:cs="Heiti SC" w:eastAsia="Heiti SC" w:hAnsi="Heiti SC"/>
                <w:sz w:val="18"/>
                <w:szCs w:val="18"/>
                <w:rtl w:val="0"/>
              </w:rPr>
              <w:t xml:space="preserve">为</w:t>
            </w:r>
            <w:r w:rsidDel="00000000" w:rsidR="00000000" w:rsidRPr="00000000">
              <w:rPr>
                <w:rFonts w:ascii="Consolas" w:cs="Consolas" w:eastAsia="Consolas" w:hAnsi="Consolas"/>
                <w:sz w:val="18"/>
                <w:szCs w:val="18"/>
                <w:rtl w:val="0"/>
              </w:rPr>
              <w:t xml:space="preserve">例子。</w:t>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Heiti SC" w:cs="Heiti SC" w:eastAsia="Heiti SC" w:hAnsi="Heiti SC"/>
                <w:sz w:val="18"/>
                <w:szCs w:val="18"/>
                <w:rtl w:val="0"/>
              </w:rPr>
              <w:t xml:space="preserve">对</w:t>
            </w:r>
            <w:r w:rsidDel="00000000" w:rsidR="00000000" w:rsidRPr="00000000">
              <w:rPr>
                <w:rFonts w:ascii="Consolas" w:cs="Consolas" w:eastAsia="Consolas" w:hAnsi="Consolas"/>
                <w:sz w:val="18"/>
                <w:szCs w:val="18"/>
                <w:rtl w:val="0"/>
              </w:rPr>
              <w:t xml:space="preserve">每个 document </w:t>
            </w:r>
            <w:r w:rsidDel="00000000" w:rsidR="00000000" w:rsidRPr="00000000">
              <w:rPr>
                <w:rFonts w:ascii="Heiti SC" w:cs="Heiti SC" w:eastAsia="Heiti SC" w:hAnsi="Heiti SC"/>
                <w:sz w:val="18"/>
                <w:szCs w:val="18"/>
                <w:rtl w:val="0"/>
              </w:rPr>
              <w:t xml:space="preserve">预处</w:t>
            </w:r>
            <w:r w:rsidDel="00000000" w:rsidR="00000000" w:rsidRPr="00000000">
              <w:rPr>
                <w:rFonts w:ascii="Consolas" w:cs="Consolas" w:eastAsia="Consolas" w:hAnsi="Consolas"/>
                <w:sz w:val="18"/>
                <w:szCs w:val="18"/>
                <w:rtl w:val="0"/>
              </w:rPr>
              <w:t xml:space="preserve">理生成 8 byte bloom filter，hash 的 key是 document 中的每个 term；</w:t>
            </w:r>
            <w:r w:rsidDel="00000000" w:rsidR="00000000" w:rsidRPr="00000000">
              <w:rPr>
                <w:rFonts w:ascii="Heiti SC" w:cs="Heiti SC" w:eastAsia="Heiti SC" w:hAnsi="Heiti SC"/>
                <w:sz w:val="18"/>
                <w:szCs w:val="18"/>
                <w:rtl w:val="0"/>
              </w:rPr>
              <w:t xml:space="preserve">类</w:t>
            </w:r>
            <w:r w:rsidDel="00000000" w:rsidR="00000000" w:rsidRPr="00000000">
              <w:rPr>
                <w:rFonts w:ascii="Consolas" w:cs="Consolas" w:eastAsia="Consolas" w:hAnsi="Consolas"/>
                <w:sz w:val="18"/>
                <w:szCs w:val="18"/>
                <w:rtl w:val="0"/>
              </w:rPr>
              <w:t xml:space="preserve">似的生成 forward index &lt;id, terms&gt;。</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Heiti SC" w:cs="Heiti SC" w:eastAsia="Heiti SC" w:hAnsi="Heiti SC"/>
                <w:sz w:val="18"/>
                <w:szCs w:val="18"/>
                <w:rtl w:val="0"/>
              </w:rPr>
              <w:t xml:space="preserve">对</w:t>
            </w:r>
            <w:r w:rsidDel="00000000" w:rsidR="00000000" w:rsidRPr="00000000">
              <w:rPr>
                <w:rFonts w:ascii="Consolas" w:cs="Consolas" w:eastAsia="Consolas" w:hAnsi="Consolas"/>
                <w:sz w:val="18"/>
                <w:szCs w:val="18"/>
                <w:rtl w:val="0"/>
              </w:rPr>
              <w:t xml:space="preserve">每个可能的 prefix 生成 &lt;prefix, ids&gt;</w:t>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首先根据 prefix 能拿到一堆</w:t>
            </w:r>
            <w:r w:rsidDel="00000000" w:rsidR="00000000" w:rsidRPr="00000000">
              <w:rPr>
                <w:rFonts w:ascii="Heiti SC" w:cs="Heiti SC" w:eastAsia="Heiti SC" w:hAnsi="Heiti SC"/>
                <w:sz w:val="18"/>
                <w:szCs w:val="18"/>
                <w:rtl w:val="0"/>
              </w:rPr>
              <w:t xml:space="preserve">结</w:t>
            </w:r>
            <w:r w:rsidDel="00000000" w:rsidR="00000000" w:rsidRPr="00000000">
              <w:rPr>
                <w:rFonts w:ascii="Consolas" w:cs="Consolas" w:eastAsia="Consolas" w:hAnsi="Consolas"/>
                <w:sz w:val="18"/>
                <w:szCs w:val="18"/>
                <w:rtl w:val="0"/>
              </w:rPr>
              <w:t xml:space="preserve">果，aggregator 根据情况排序返回部分</w:t>
            </w:r>
            <w:r w:rsidDel="00000000" w:rsidR="00000000" w:rsidRPr="00000000">
              <w:rPr>
                <w:rFonts w:ascii="Heiti SC" w:cs="Heiti SC" w:eastAsia="Heiti SC" w:hAnsi="Heiti SC"/>
                <w:sz w:val="18"/>
                <w:szCs w:val="18"/>
                <w:rtl w:val="0"/>
              </w:rPr>
              <w:t xml:space="preserve">结</w:t>
            </w:r>
            <w:r w:rsidDel="00000000" w:rsidR="00000000" w:rsidRPr="00000000">
              <w:rPr>
                <w:rFonts w:ascii="Consolas" w:cs="Consolas" w:eastAsia="Consolas" w:hAnsi="Consolas"/>
                <w:sz w:val="18"/>
                <w:szCs w:val="18"/>
                <w:rtl w:val="0"/>
              </w:rPr>
              <w:t xml:space="preserve">果。</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随着prefix 增多，</w:t>
            </w:r>
            <w:r w:rsidDel="00000000" w:rsidR="00000000" w:rsidRPr="00000000">
              <w:rPr>
                <w:rFonts w:ascii="Heiti SC" w:cs="Heiti SC" w:eastAsia="Heiti SC" w:hAnsi="Heiti SC"/>
                <w:sz w:val="18"/>
                <w:szCs w:val="18"/>
                <w:rtl w:val="0"/>
              </w:rPr>
              <w:t xml:space="preserve">变</w:t>
            </w:r>
            <w:r w:rsidDel="00000000" w:rsidR="00000000" w:rsidRPr="00000000">
              <w:rPr>
                <w:rFonts w:ascii="Consolas" w:cs="Consolas" w:eastAsia="Consolas" w:hAnsi="Consolas"/>
                <w:sz w:val="18"/>
                <w:szCs w:val="18"/>
                <w:rtl w:val="0"/>
              </w:rPr>
              <w:t xml:space="preserve">成完整的 term，</w:t>
            </w:r>
            <w:r w:rsidDel="00000000" w:rsidR="00000000" w:rsidRPr="00000000">
              <w:rPr>
                <w:rFonts w:ascii="Heiti SC" w:cs="Heiti SC" w:eastAsia="Heiti SC" w:hAnsi="Heiti SC"/>
                <w:sz w:val="18"/>
                <w:szCs w:val="18"/>
                <w:rtl w:val="0"/>
              </w:rPr>
              <w:t xml:space="preserve">这时</w:t>
            </w:r>
            <w:r w:rsidDel="00000000" w:rsidR="00000000" w:rsidRPr="00000000">
              <w:rPr>
                <w:rFonts w:ascii="Consolas" w:cs="Consolas" w:eastAsia="Consolas" w:hAnsi="Consolas"/>
                <w:sz w:val="18"/>
                <w:szCs w:val="18"/>
                <w:rtl w:val="0"/>
              </w:rPr>
              <w:t xml:space="preserve">候 bloom filter 和 forward index 就能</w:t>
            </w:r>
            <w:r w:rsidDel="00000000" w:rsidR="00000000" w:rsidRPr="00000000">
              <w:rPr>
                <w:rFonts w:ascii="Heiti SC" w:cs="Heiti SC" w:eastAsia="Heiti SC" w:hAnsi="Heiti SC"/>
                <w:sz w:val="18"/>
                <w:szCs w:val="18"/>
                <w:rtl w:val="0"/>
              </w:rPr>
              <w:t xml:space="preserve">够</w:t>
            </w:r>
            <w:r w:rsidDel="00000000" w:rsidR="00000000" w:rsidRPr="00000000">
              <w:rPr>
                <w:rFonts w:ascii="Consolas" w:cs="Consolas" w:eastAsia="Consolas" w:hAnsi="Consolas"/>
                <w:sz w:val="18"/>
                <w:szCs w:val="18"/>
                <w:rtl w:val="0"/>
              </w:rPr>
              <w:t xml:space="preserve">起 filter 没有的 term 的 document</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853113" cy="2958805"/>
                  <wp:effectExtent b="0" l="0" r="0" t="0"/>
                  <wp:docPr id="45" name="image55.png"/>
                  <a:graphic>
                    <a:graphicData uri="http://schemas.openxmlformats.org/drawingml/2006/picture">
                      <pic:pic>
                        <pic:nvPicPr>
                          <pic:cNvPr id="0" name="image55.png"/>
                          <pic:cNvPicPr preferRelativeResize="0"/>
                        </pic:nvPicPr>
                        <pic:blipFill>
                          <a:blip r:embed="rId92"/>
                          <a:srcRect b="0" l="0" r="0" t="0"/>
                          <a:stretch>
                            <a:fillRect/>
                          </a:stretch>
                        </pic:blipFill>
                        <pic:spPr>
                          <a:xfrm>
                            <a:off x="0" y="0"/>
                            <a:ext cx="5853113" cy="295880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chat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hyperlink r:id="rId93">
              <w:r w:rsidDel="00000000" w:rsidR="00000000" w:rsidRPr="00000000">
                <w:rPr>
                  <w:rFonts w:ascii="Consolas" w:cs="Consolas" w:eastAsia="Consolas" w:hAnsi="Consolas"/>
                  <w:color w:val="1155cc"/>
                  <w:sz w:val="18"/>
                  <w:szCs w:val="18"/>
                  <w:u w:val="single"/>
                  <w:rtl w:val="0"/>
                </w:rPr>
                <w:t xml:space="preserve">http://stackoverflow.com/questions/10028770/html5-websocket-vs-long-polling-vs-ajax-vs-webrtc-vs-server-sent-events</w:t>
              </w:r>
            </w:hyperlink>
            <w:r w:rsidDel="00000000" w:rsidR="00000000" w:rsidRPr="00000000">
              <w:rPr>
                <w:rFonts w:ascii="Consolas" w:cs="Consolas" w:eastAsia="Consolas" w:hAnsi="Consolas"/>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Shorten URL</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Design a system to take user-provided URLs and transform them to a shortened URLs that redirect back to original. Describe how the system works. How would you allocate the shorthand URLs? How would you store the shorthand to original URL mapping? How would you implement the redirect servers? Keep click stats. How would you store the stats?</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Assumptions: I generally don't include these assumptions in the initial problem presentation. Good candidates will ask about scale when coming up with a design.</w:t>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Total number of unique domains registering redirect URLs is on the order of 10s of thousands</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 URL registrations are on the order of 10,000,000/day (100/sec)</w:t>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Redirect requests are on the order of 10B/day (100,000/sec)</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Remind candidates that those are average numbers - </w:t>
            </w:r>
            <w:r w:rsidDel="00000000" w:rsidR="00000000" w:rsidRPr="00000000">
              <w:rPr>
                <w:rFonts w:ascii="Consolas" w:cs="Consolas" w:eastAsia="Consolas" w:hAnsi="Consolas"/>
                <w:color w:val="ff0000"/>
                <w:sz w:val="18"/>
                <w:szCs w:val="18"/>
                <w:rtl w:val="0"/>
              </w:rPr>
              <w:t xml:space="preserve">during peak traffic</w:t>
            </w:r>
            <w:r w:rsidDel="00000000" w:rsidR="00000000" w:rsidRPr="00000000">
              <w:rPr>
                <w:rFonts w:ascii="Consolas" w:cs="Consolas" w:eastAsia="Consolas" w:hAnsi="Consolas"/>
                <w:sz w:val="18"/>
                <w:szCs w:val="18"/>
                <w:rtl w:val="0"/>
              </w:rPr>
              <w:t xml:space="preserve"> (either driven by time, such as 'as people come home from work' or by outside events, such as 'during the superbowl') they may be much higher. </w:t>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Recent stats (within the current day) should be aggregated and available with a 5 minute lag time</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Long look-back stats can be computed daily </w:t>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Assumptions  </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1B new urls per day, 100B entries in total  </w:t>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the shorter, the better  </w:t>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show statics (real-time and daily/monthly/yearly)  </w:t>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Encode Url:   </w:t>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hyperlink r:id="rId94">
              <w:r w:rsidDel="00000000" w:rsidR="00000000" w:rsidRPr="00000000">
                <w:rPr>
                  <w:rFonts w:ascii="Consolas" w:cs="Consolas" w:eastAsia="Consolas" w:hAnsi="Consolas"/>
                  <w:color w:val="0000ff"/>
                  <w:sz w:val="18"/>
                  <w:szCs w:val="18"/>
                  <w:highlight w:val="white"/>
                  <w:u w:val="single"/>
                  <w:rtl w:val="0"/>
                </w:rPr>
                <w:t xml:space="preserve">http://blog.codinghorror.com/url-</w:t>
              </w:r>
            </w:hyperlink>
            <w:hyperlink r:id="rId95">
              <w:r w:rsidDel="00000000" w:rsidR="00000000" w:rsidRPr="00000000">
                <w:rPr>
                  <w:rFonts w:ascii="Consolas" w:cs="Consolas" w:eastAsia="Consolas" w:hAnsi="Consolas"/>
                  <w:color w:val="0000ff"/>
                  <w:sz w:val="18"/>
                  <w:szCs w:val="18"/>
                  <w:u w:val="single"/>
                  <w:shd w:fill="ffee80" w:val="clear"/>
                  <w:rtl w:val="0"/>
                </w:rPr>
                <w:t xml:space="preserve">shorten</w:t>
              </w:r>
            </w:hyperlink>
            <w:hyperlink r:id="rId96">
              <w:r w:rsidDel="00000000" w:rsidR="00000000" w:rsidRPr="00000000">
                <w:rPr>
                  <w:rFonts w:ascii="Consolas" w:cs="Consolas" w:eastAsia="Consolas" w:hAnsi="Consolas"/>
                  <w:color w:val="0000ff"/>
                  <w:sz w:val="18"/>
                  <w:szCs w:val="18"/>
                  <w:highlight w:val="white"/>
                  <w:u w:val="single"/>
                  <w:rtl w:val="0"/>
                </w:rPr>
                <w:t xml:space="preserve">ing-hashes-in-practice/</w:t>
              </w:r>
            </w:hyperlink>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Choice 1. md5(128 bit, 16 hex numbers, collision, birthday paradox, 2^(n/2) = 2^64) truncate? (64bit, 8 hex number, collision 2^32), Base64.   </w:t>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hash is simple and horizontally scalable.  </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too long, how to purify expired urls?  </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Choice 2. </w:t>
            </w:r>
            <w:r w:rsidDel="00000000" w:rsidR="00000000" w:rsidRPr="00000000">
              <w:rPr>
                <w:rFonts w:ascii="Consolas" w:cs="Consolas" w:eastAsia="Consolas" w:hAnsi="Consolas"/>
                <w:sz w:val="18"/>
                <w:szCs w:val="18"/>
                <w:highlight w:val="yellow"/>
                <w:rtl w:val="0"/>
              </w:rPr>
              <w:t xml:space="preserve">Distributed Seq Id Generator.(</w:t>
            </w:r>
            <w:r w:rsidDel="00000000" w:rsidR="00000000" w:rsidRPr="00000000">
              <w:rPr>
                <w:rFonts w:ascii="Consolas" w:cs="Consolas" w:eastAsia="Consolas" w:hAnsi="Consolas"/>
                <w:color w:val="ff0000"/>
                <w:sz w:val="18"/>
                <w:szCs w:val="18"/>
                <w:highlight w:val="yellow"/>
                <w:rtl w:val="0"/>
              </w:rPr>
              <w:t xml:space="preserve">Base62</w:t>
            </w:r>
            <w:r w:rsidDel="00000000" w:rsidR="00000000" w:rsidRPr="00000000">
              <w:rPr>
                <w:rFonts w:ascii="Consolas" w:cs="Consolas" w:eastAsia="Consolas" w:hAnsi="Consolas"/>
                <w:sz w:val="18"/>
                <w:szCs w:val="18"/>
                <w:highlight w:val="white"/>
                <w:rtl w:val="0"/>
              </w:rPr>
              <w:t xml:space="preserve">: a~z, A~Z, 0~9, 62 chars, 62^7), sharding: each node maintains a section of ids.   </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easy to outdate expired entries, shorter  </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coordination (zookeeper)  </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KV store  </w:t>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MySQL(10k qps, slow, no relation), KV (100k qps, Redis, Memchached)  </w:t>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A great candidate will ask about the lifespan of the aliases and design a system that </w:t>
            </w:r>
            <w:r w:rsidDel="00000000" w:rsidR="00000000" w:rsidRPr="00000000">
              <w:rPr>
                <w:rFonts w:ascii="Consolas" w:cs="Consolas" w:eastAsia="Consolas" w:hAnsi="Consolas"/>
                <w:sz w:val="18"/>
                <w:szCs w:val="18"/>
                <w:highlight w:val="yellow"/>
                <w:rtl w:val="0"/>
              </w:rPr>
              <w:t xml:space="preserve">purges aliases past their expiration</w:t>
            </w: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Redirect Service  </w:t>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Apache, Nginx, Jetty etc. 302 Found (301 Moved Permanently 服务器压力会小点，但是没法统计点击次数) </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color w:val="70ad47"/>
                <w:sz w:val="18"/>
                <w:szCs w:val="18"/>
                <w:highlight w:val="white"/>
                <w:rtl w:val="0"/>
              </w:rPr>
              <w:t xml:space="preserve">## Statics</w:t>
            </w: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color w:val="70ad47"/>
                <w:sz w:val="18"/>
                <w:szCs w:val="18"/>
                <w:highlight w:val="white"/>
                <w:rtl w:val="0"/>
              </w:rPr>
              <w:t xml:space="preserve">Hit counter, ??? messaging system to buffer click data, aggregation layer</w:t>
            </w: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Simple Single Node Implementation</w:t>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9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base = "abcdefghijklmnopqrstuvwxyzABCDEFGHIJKLMNOPQRSTUVWXYZ0123456789";</w:t>
            </w:r>
          </w:p>
          <w:p w:rsidR="00000000" w:rsidDel="00000000" w:rsidP="00000000" w:rsidRDefault="00000000" w:rsidRPr="00000000" w14:paraId="0000059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baseSize = base.length;</w:t>
            </w:r>
          </w:p>
          <w:p w:rsidR="00000000" w:rsidDel="00000000" w:rsidP="00000000" w:rsidRDefault="00000000" w:rsidRPr="00000000" w14:paraId="0000059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digitNum = 3;</w:t>
            </w:r>
          </w:p>
          <w:p w:rsidR="00000000" w:rsidDel="00000000" w:rsidP="00000000" w:rsidRDefault="00000000" w:rsidRPr="00000000" w14:paraId="0000059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idSize = Math.pow(baseSize, digitNum);</w:t>
            </w:r>
          </w:p>
          <w:p w:rsidR="00000000" w:rsidDel="00000000" w:rsidP="00000000" w:rsidRDefault="00000000" w:rsidRPr="00000000" w14:paraId="000005A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console.log(idSize);</w:t>
            </w:r>
          </w:p>
          <w:p w:rsidR="00000000" w:rsidDel="00000000" w:rsidP="00000000" w:rsidRDefault="00000000" w:rsidRPr="00000000" w14:paraId="000005A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idCur = 0;</w:t>
            </w:r>
          </w:p>
          <w:p w:rsidR="00000000" w:rsidDel="00000000" w:rsidP="00000000" w:rsidRDefault="00000000" w:rsidRPr="00000000" w14:paraId="000005A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urlToId = {};</w:t>
            </w:r>
          </w:p>
          <w:p w:rsidR="00000000" w:rsidDel="00000000" w:rsidP="00000000" w:rsidRDefault="00000000" w:rsidRPr="00000000" w14:paraId="000005A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idToUrl = {};</w:t>
            </w:r>
          </w:p>
          <w:p w:rsidR="00000000" w:rsidDel="00000000" w:rsidP="00000000" w:rsidRDefault="00000000" w:rsidRPr="00000000" w14:paraId="000005A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urlBase = "http://bit.ly/";</w:t>
            </w:r>
          </w:p>
          <w:p w:rsidR="00000000" w:rsidDel="00000000" w:rsidP="00000000" w:rsidRDefault="00000000" w:rsidRPr="00000000" w14:paraId="000005A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A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getShortenUrl = function(url) {</w:t>
            </w:r>
          </w:p>
          <w:p w:rsidR="00000000" w:rsidDel="00000000" w:rsidP="00000000" w:rsidRDefault="00000000" w:rsidRPr="00000000" w14:paraId="000005A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urlBase + getId(url);</w:t>
            </w:r>
          </w:p>
          <w:p w:rsidR="00000000" w:rsidDel="00000000" w:rsidP="00000000" w:rsidRDefault="00000000" w:rsidRPr="00000000" w14:paraId="000005A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A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A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getId = function(url) {</w:t>
            </w:r>
          </w:p>
          <w:p w:rsidR="00000000" w:rsidDel="00000000" w:rsidP="00000000" w:rsidRDefault="00000000" w:rsidRPr="00000000" w14:paraId="000005A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(urlToId[url] != undefined) {</w:t>
            </w:r>
          </w:p>
          <w:p w:rsidR="00000000" w:rsidDel="00000000" w:rsidP="00000000" w:rsidRDefault="00000000" w:rsidRPr="00000000" w14:paraId="000005A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urlToId[url];</w:t>
            </w:r>
          </w:p>
          <w:p w:rsidR="00000000" w:rsidDel="00000000" w:rsidP="00000000" w:rsidRDefault="00000000" w:rsidRPr="00000000" w14:paraId="000005A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A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A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 encodedId = baseEncode(idCur);</w:t>
            </w:r>
          </w:p>
          <w:p w:rsidR="00000000" w:rsidDel="00000000" w:rsidP="00000000" w:rsidRDefault="00000000" w:rsidRPr="00000000" w14:paraId="000005B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urlToId[url] = encodedId;</w:t>
            </w:r>
          </w:p>
          <w:p w:rsidR="00000000" w:rsidDel="00000000" w:rsidP="00000000" w:rsidRDefault="00000000" w:rsidRPr="00000000" w14:paraId="000005B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idToUrl[encodedId] = url;</w:t>
            </w:r>
          </w:p>
          <w:p w:rsidR="00000000" w:rsidDel="00000000" w:rsidP="00000000" w:rsidRDefault="00000000" w:rsidRPr="00000000" w14:paraId="000005B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B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idCur++;</w:t>
            </w:r>
          </w:p>
          <w:p w:rsidR="00000000" w:rsidDel="00000000" w:rsidP="00000000" w:rsidRDefault="00000000" w:rsidRPr="00000000" w14:paraId="000005B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(idCur &gt;= idSize) idCur = 0;</w:t>
            </w:r>
          </w:p>
          <w:p w:rsidR="00000000" w:rsidDel="00000000" w:rsidP="00000000" w:rsidRDefault="00000000" w:rsidRPr="00000000" w14:paraId="000005B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B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 encodedCurId = baseEncode(idCur);</w:t>
            </w:r>
          </w:p>
          <w:p w:rsidR="00000000" w:rsidDel="00000000" w:rsidP="00000000" w:rsidRDefault="00000000" w:rsidRPr="00000000" w14:paraId="000005B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(idToUrl[encodedCurId] != undefined) {</w:t>
            </w:r>
          </w:p>
          <w:p w:rsidR="00000000" w:rsidDel="00000000" w:rsidP="00000000" w:rsidRDefault="00000000" w:rsidRPr="00000000" w14:paraId="000005B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 curUrl = idToUrl[encodedCurId];</w:t>
            </w:r>
          </w:p>
          <w:p w:rsidR="00000000" w:rsidDel="00000000" w:rsidP="00000000" w:rsidRDefault="00000000" w:rsidRPr="00000000" w14:paraId="000005B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delete idToUrl[encodedCurId];</w:t>
            </w:r>
          </w:p>
          <w:p w:rsidR="00000000" w:rsidDel="00000000" w:rsidP="00000000" w:rsidRDefault="00000000" w:rsidRPr="00000000" w14:paraId="000005B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delete urlToId[curUrl];</w:t>
            </w:r>
          </w:p>
          <w:p w:rsidR="00000000" w:rsidDel="00000000" w:rsidP="00000000" w:rsidRDefault="00000000" w:rsidRPr="00000000" w14:paraId="000005B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B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B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encodedId;</w:t>
            </w:r>
          </w:p>
          <w:p w:rsidR="00000000" w:rsidDel="00000000" w:rsidP="00000000" w:rsidRDefault="00000000" w:rsidRPr="00000000" w14:paraId="000005B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B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C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getOriginUrl = function(shortenUrl) {</w:t>
            </w:r>
          </w:p>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 id = shortenUrl.substring(urlBase.length);</w:t>
            </w:r>
          </w:p>
          <w:p w:rsidR="00000000" w:rsidDel="00000000" w:rsidP="00000000" w:rsidRDefault="00000000" w:rsidRPr="00000000" w14:paraId="000005C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idToUrl[id];</w:t>
            </w:r>
          </w:p>
          <w:p w:rsidR="00000000" w:rsidDel="00000000" w:rsidP="00000000" w:rsidRDefault="00000000" w:rsidRPr="00000000" w14:paraId="000005C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C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baseEncode = function(id) {</w:t>
            </w:r>
          </w:p>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(id === 0) return "a";</w:t>
            </w:r>
          </w:p>
          <w:p w:rsidR="00000000" w:rsidDel="00000000" w:rsidP="00000000" w:rsidRDefault="00000000" w:rsidRPr="00000000" w14:paraId="000005C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var rst = "";</w:t>
            </w:r>
          </w:p>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(id &gt; 0) {</w:t>
            </w:r>
          </w:p>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rst = base[id % baseSize] + rst;</w:t>
            </w:r>
          </w:p>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 Math.floor(id / baseSize);</w:t>
            </w:r>
          </w:p>
          <w:p w:rsidR="00000000" w:rsidDel="00000000" w:rsidP="00000000" w:rsidRDefault="00000000" w:rsidRPr="00000000" w14:paraId="000005C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5C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rst;</w:t>
            </w:r>
          </w:p>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C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D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shortens = [];</w:t>
            </w:r>
          </w:p>
          <w:p w:rsidR="00000000" w:rsidDel="00000000" w:rsidP="00000000" w:rsidRDefault="00000000" w:rsidRPr="00000000" w14:paraId="000005D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for (var i = 0; i &lt; 238328; i++) {</w:t>
            </w:r>
          </w:p>
          <w:p w:rsidR="00000000" w:rsidDel="00000000" w:rsidP="00000000" w:rsidRDefault="00000000" w:rsidRPr="00000000" w14:paraId="000005D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shortens[i] = getShortenUrl("https://bitly.com/shorten/" + i);</w:t>
            </w:r>
          </w:p>
          <w:p w:rsidR="00000000" w:rsidDel="00000000" w:rsidP="00000000" w:rsidRDefault="00000000" w:rsidRPr="00000000" w14:paraId="000005D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console.log(shortens[i]);</w:t>
            </w:r>
          </w:p>
          <w:p w:rsidR="00000000" w:rsidDel="00000000" w:rsidP="00000000" w:rsidRDefault="00000000" w:rsidRPr="00000000" w14:paraId="000005D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D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D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D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urls = [];</w:t>
            </w:r>
          </w:p>
          <w:p w:rsidR="00000000" w:rsidDel="00000000" w:rsidP="00000000" w:rsidRDefault="00000000" w:rsidRPr="00000000" w14:paraId="000005D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for (var i = 0; i &lt; 238328; i++) {</w:t>
            </w:r>
          </w:p>
          <w:p w:rsidR="00000000" w:rsidDel="00000000" w:rsidP="00000000" w:rsidRDefault="00000000" w:rsidRPr="00000000" w14:paraId="000005D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urls[i] = getOriginUrl(shortens[i]);</w:t>
            </w:r>
          </w:p>
          <w:p w:rsidR="00000000" w:rsidDel="00000000" w:rsidP="00000000" w:rsidRDefault="00000000" w:rsidRPr="00000000" w14:paraId="000005D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console.log(urls[i]);</w:t>
            </w:r>
          </w:p>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5D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D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console.log(getOriginUrl(shortens[238327]));</w:t>
            </w:r>
          </w:p>
          <w:p w:rsidR="00000000" w:rsidDel="00000000" w:rsidP="00000000" w:rsidRDefault="00000000" w:rsidRPr="00000000" w14:paraId="000005D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D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expectedUrl = "https://www.evernote.com/shard/s75/sh/40ba3b04-e8d1-4508-8aea-3a1e2000ba8c/91e62d61f4fda6f056ea1900bdcee9de/res/3915a501-e697-430b-877a-b5a06a167abc/%E6%BB%B4%E6%BB%B4%E6%89%93%E8%BD%A6%E6%9E%B6%E6%9E%84%E6%BC%94%E5%8F%98%E5%8F%8A%E5%BA%94%E7%94%A8%E5%AE%9E%E8%B7%B5.pdf";</w:t>
            </w:r>
          </w:p>
          <w:p w:rsidR="00000000" w:rsidDel="00000000" w:rsidP="00000000" w:rsidRDefault="00000000" w:rsidRPr="00000000" w14:paraId="000005E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bitly = getShortenUrl(expectedUrl);</w:t>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highlight w:val="yellow"/>
              </w:rPr>
            </w:pPr>
            <w:r w:rsidDel="00000000" w:rsidR="00000000" w:rsidRPr="00000000">
              <w:rPr>
                <w:rFonts w:ascii="Consolas" w:cs="Consolas" w:eastAsia="Consolas" w:hAnsi="Consolas"/>
                <w:sz w:val="18"/>
                <w:szCs w:val="18"/>
                <w:rtl w:val="0"/>
              </w:rPr>
              <w:t xml:space="preserve">## Followup </w:t>
            </w:r>
            <w:r w:rsidDel="00000000" w:rsidR="00000000" w:rsidRPr="00000000">
              <w:rPr>
                <w:rFonts w:ascii="Consolas" w:cs="Consolas" w:eastAsia="Consolas" w:hAnsi="Consolas"/>
                <w:color w:val="ff0000"/>
                <w:sz w:val="18"/>
                <w:szCs w:val="18"/>
                <w:highlight w:val="yellow"/>
                <w:rtl w:val="0"/>
              </w:rPr>
              <w:t xml:space="preserve">TODO</w:t>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怎 么盈利，怎么避免为黄色网址服务，怎么得到实时logging metrics，etc。</w:t>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 How will shortened URLs be generated?</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poor candidate will propose a solution that uses a single id generator (single point of failure) or a solution that requires coordination among id generator servers on every request. For example a single database server using an auto-increment primary key.</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An acceptable candidate will propose a solution using an md5 of the URL, or some form of UUID generator that can be done independently on any node. While this allows distributed generation of non- colliding IDs, it yields large "shortened" URLs</w:t>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good candidate will design a solution that utilizes a cluster of id generators that reserve chunks of the id space from a central coordinator (e.g. ZooKeeper) and independently allocate IDs from their chunk, refreshing as necessary.</w:t>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 How to store the mappings?</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poor candidate will suggest monolithic database. There are no relational aspects to this store. It is a pure key-value store.</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good candidate will propose using any light-weight, dis e store. MongoDB/hbase/Voldemort/etc.</w:t>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great candidate will ask about the lifespan of the aliases and design a system that purges aliases past their expiration</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 How to implement the redirect servers?</w:t>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poor candidate will start designing something from scratch to solve an already solved problem </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good candidate will propose using an off-the-shelf HTTP server with a plug-in that parses the shortened URL key, looks the alias up in the DB, updates click stats and returns a 303 back to the original URL. Apache/Jetty/Netty/tomcat/etc. are all fine.</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 How are click stats stored?</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 poor candidate will suggest write-back to a data store on every click</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good candidate will suggest some form of aggregation tier that accepts clickstream data, aggregates it, and writes back a persistent data store periodically </w:t>
            </w:r>
            <w:r w:rsidDel="00000000" w:rsidR="00000000" w:rsidRPr="00000000">
              <w:rPr>
                <w:rFonts w:ascii="Consolas" w:cs="Consolas" w:eastAsia="Consolas" w:hAnsi="Consolas"/>
                <w:sz w:val="18"/>
                <w:szCs w:val="18"/>
                <w:rtl w:val="0"/>
              </w:rPr>
              <w:t xml:space="preserve">Q: How will the aggregation tier be partitioned?</w:t>
            </w: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great candidate will suggest a low-latency </w:t>
            </w:r>
            <w:r w:rsidDel="00000000" w:rsidR="00000000" w:rsidRPr="00000000">
              <w:rPr>
                <w:rFonts w:ascii="Consolas" w:cs="Consolas" w:eastAsia="Consolas" w:hAnsi="Consolas"/>
                <w:color w:val="ff0000"/>
                <w:sz w:val="18"/>
                <w:szCs w:val="18"/>
                <w:highlight w:val="yellow"/>
                <w:rtl w:val="0"/>
              </w:rPr>
              <w:t xml:space="preserve">messaging system</w:t>
            </w:r>
            <w:r w:rsidDel="00000000" w:rsidR="00000000" w:rsidRPr="00000000">
              <w:rPr>
                <w:rFonts w:ascii="Consolas" w:cs="Consolas" w:eastAsia="Consolas" w:hAnsi="Consolas"/>
                <w:color w:val="ff0000"/>
                <w:sz w:val="18"/>
                <w:szCs w:val="18"/>
                <w:rtl w:val="0"/>
              </w:rPr>
              <w:t xml:space="preserve"> to buffer the click data and transfer it to the aggregation tier.</w:t>
            </w:r>
          </w:p>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A candidate may ask how often the stats need to be updated.</w:t>
            </w:r>
          </w:p>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t xml:space="preserve">If daily, storing in hdfs and running map/reduce jobs to compute stats is a reasonable approach If near real-time, the aggregation logic should compute stats</w:t>
            </w:r>
          </w:p>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Newsfeed</w:t>
            </w:r>
          </w:p>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news feed 整个流程（twitter ，facebook类似但不一样，不一样在哪里），是用 pull还是push，是为每个用户保存一个queue吗？new year时high traffic会出现哪些 特殊情况，怎么解决？</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color w:val="ff0000"/>
                <w:sz w:val="18"/>
                <w:szCs w:val="18"/>
                <w:highlight w:val="yellow"/>
                <w:rtl w:val="0"/>
              </w:rPr>
              <w:t xml:space="preserve">TODO</w:t>
            </w: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Pr>
              <w:drawing>
                <wp:inline distB="114300" distT="114300" distL="114300" distR="114300">
                  <wp:extent cx="5638800" cy="3228975"/>
                  <wp:effectExtent b="0" l="0" r="0" t="0"/>
                  <wp:docPr id="48" name="image30.png"/>
                  <a:graphic>
                    <a:graphicData uri="http://schemas.openxmlformats.org/drawingml/2006/picture">
                      <pic:pic>
                        <pic:nvPicPr>
                          <pic:cNvPr id="0" name="image30.png"/>
                          <pic:cNvPicPr preferRelativeResize="0"/>
                        </pic:nvPicPr>
                        <pic:blipFill>
                          <a:blip r:embed="rId97"/>
                          <a:srcRect b="0" l="0" r="0" t="0"/>
                          <a:stretch>
                            <a:fillRect/>
                          </a:stretch>
                        </pic:blipFill>
                        <pic:spPr>
                          <a:xfrm>
                            <a:off x="0" y="0"/>
                            <a:ext cx="56388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hyperlink r:id="rId98">
              <w:r w:rsidDel="00000000" w:rsidR="00000000" w:rsidRPr="00000000">
                <w:rPr>
                  <w:rFonts w:ascii="Consolas" w:cs="Consolas" w:eastAsia="Consolas" w:hAnsi="Consolas"/>
                  <w:color w:val="1155cc"/>
                  <w:sz w:val="18"/>
                  <w:szCs w:val="18"/>
                  <w:highlight w:val="white"/>
                  <w:u w:val="single"/>
                  <w:rtl w:val="0"/>
                </w:rPr>
                <w:t xml:space="preserve">https://www.quora.com/What-is-Facebooks-architecture</w:t>
              </w:r>
            </w:hyperlink>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Amazon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facebook photo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pStyle w:val="Heading2"/>
              <w:keepNext w:val="0"/>
              <w:keepLines w:val="0"/>
              <w:spacing w:after="80" w:before="360" w:line="240" w:lineRule="auto"/>
              <w:rPr>
                <w:rFonts w:ascii="Arial" w:cs="Arial" w:eastAsia="Arial" w:hAnsi="Arial"/>
                <w:color w:val="4c4c4c"/>
                <w:sz w:val="18"/>
                <w:szCs w:val="18"/>
                <w:highlight w:val="white"/>
              </w:rPr>
            </w:pPr>
            <w:bookmarkStart w:colFirst="0" w:colLast="0" w:name="_nxsv468h9zod" w:id="64"/>
            <w:bookmarkEnd w:id="64"/>
            <w:r w:rsidDel="00000000" w:rsidR="00000000" w:rsidRPr="00000000">
              <w:rPr>
                <w:rFonts w:ascii="Arial" w:cs="Arial" w:eastAsia="Arial" w:hAnsi="Arial"/>
                <w:color w:val="4c4c4c"/>
                <w:sz w:val="18"/>
                <w:szCs w:val="18"/>
                <w:highlight w:val="white"/>
                <w:rtl w:val="0"/>
              </w:rPr>
              <w:t xml:space="preserve">Motivation &amp; Assumptions </w:t>
            </w:r>
          </w:p>
          <w:p w:rsidR="00000000" w:rsidDel="00000000" w:rsidP="00000000" w:rsidRDefault="00000000" w:rsidRPr="00000000" w14:paraId="00000611">
            <w:pPr>
              <w:numPr>
                <w:ilvl w:val="0"/>
                <w:numId w:val="26"/>
              </w:numPr>
              <w:spacing w:after="0" w:afterAutospacing="0" w:before="480" w:line="240" w:lineRule="auto"/>
              <w:ind w:left="720" w:hanging="360"/>
              <w:rPr>
                <w:sz w:val="18"/>
                <w:szCs w:val="18"/>
                <w:highlight w:val="white"/>
              </w:rPr>
            </w:pPr>
            <w:r w:rsidDel="00000000" w:rsidR="00000000" w:rsidRPr="00000000">
              <w:rPr>
                <w:color w:val="4c4c4c"/>
                <w:sz w:val="18"/>
                <w:szCs w:val="18"/>
                <w:highlight w:val="white"/>
                <w:rtl w:val="0"/>
              </w:rPr>
              <w:t xml:space="preserve">PB-level Blob storage</w:t>
            </w:r>
          </w:p>
          <w:p w:rsidR="00000000" w:rsidDel="00000000" w:rsidP="00000000" w:rsidRDefault="00000000" w:rsidRPr="00000000" w14:paraId="00000612">
            <w:pPr>
              <w:numPr>
                <w:ilvl w:val="0"/>
                <w:numId w:val="26"/>
              </w:numPr>
              <w:spacing w:after="0" w:afterAutospacing="0" w:before="0" w:beforeAutospacing="0" w:line="240" w:lineRule="auto"/>
              <w:ind w:left="720" w:hanging="360"/>
              <w:rPr>
                <w:sz w:val="18"/>
                <w:szCs w:val="18"/>
                <w:highlight w:val="white"/>
              </w:rPr>
            </w:pPr>
            <w:r w:rsidDel="00000000" w:rsidR="00000000" w:rsidRPr="00000000">
              <w:rPr>
                <w:color w:val="4c4c4c"/>
                <w:sz w:val="18"/>
                <w:szCs w:val="18"/>
                <w:highlight w:val="white"/>
                <w:rtl w:val="0"/>
              </w:rPr>
              <w:t xml:space="preserve">Traditional NFS based desgin (Each image stored as a file) has metadata bottleneck: large metadata size severely limits the metadata hit ratio.</w:t>
            </w:r>
          </w:p>
          <w:p w:rsidR="00000000" w:rsidDel="00000000" w:rsidP="00000000" w:rsidRDefault="00000000" w:rsidRPr="00000000" w14:paraId="00000613">
            <w:pPr>
              <w:numPr>
                <w:ilvl w:val="1"/>
                <w:numId w:val="26"/>
              </w:numPr>
              <w:spacing w:after="480" w:before="0" w:beforeAutospacing="0" w:line="240" w:lineRule="auto"/>
              <w:ind w:left="1440" w:hanging="360"/>
              <w:rPr>
                <w:sz w:val="18"/>
                <w:szCs w:val="18"/>
                <w:highlight w:val="white"/>
              </w:rPr>
            </w:pPr>
            <w:r w:rsidDel="00000000" w:rsidR="00000000" w:rsidRPr="00000000">
              <w:rPr>
                <w:color w:val="4c4c4c"/>
                <w:sz w:val="18"/>
                <w:szCs w:val="18"/>
                <w:highlight w:val="white"/>
                <w:rtl w:val="0"/>
              </w:rPr>
              <w:t xml:space="preserve">Explain more about the metadata overhead</w:t>
            </w:r>
          </w:p>
          <w:p w:rsidR="00000000" w:rsidDel="00000000" w:rsidP="00000000" w:rsidRDefault="00000000" w:rsidRPr="00000000" w14:paraId="00000614">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For the Photos application most of this metadata, such as permissions, is unused and thereby wastes storage capacity. Yet the more significant cost is that the file’s metadata must be read from disk into memory in order to find the file itself. While insignificant on a small scale, multiplied over billions of photos and petabytes of data, accessing metadata is the throughput bottleneck.</w:t>
            </w:r>
          </w:p>
          <w:p w:rsidR="00000000" w:rsidDel="00000000" w:rsidP="00000000" w:rsidRDefault="00000000" w:rsidRPr="00000000" w14:paraId="00000615">
            <w:pPr>
              <w:pStyle w:val="Heading2"/>
              <w:keepNext w:val="0"/>
              <w:keepLines w:val="0"/>
              <w:spacing w:after="80" w:before="360" w:line="240" w:lineRule="auto"/>
              <w:rPr>
                <w:rFonts w:ascii="Arial" w:cs="Arial" w:eastAsia="Arial" w:hAnsi="Arial"/>
                <w:color w:val="4c4c4c"/>
                <w:sz w:val="18"/>
                <w:szCs w:val="18"/>
                <w:highlight w:val="white"/>
              </w:rPr>
            </w:pPr>
            <w:bookmarkStart w:colFirst="0" w:colLast="0" w:name="_ubg3uy9579nw" w:id="65"/>
            <w:bookmarkEnd w:id="65"/>
            <w:r w:rsidDel="00000000" w:rsidR="00000000" w:rsidRPr="00000000">
              <w:rPr>
                <w:rFonts w:ascii="Arial" w:cs="Arial" w:eastAsia="Arial" w:hAnsi="Arial"/>
                <w:color w:val="4c4c4c"/>
                <w:sz w:val="18"/>
                <w:szCs w:val="18"/>
                <w:highlight w:val="white"/>
                <w:rtl w:val="0"/>
              </w:rPr>
              <w:t xml:space="preserve">Solution </w:t>
            </w:r>
          </w:p>
          <w:p w:rsidR="00000000" w:rsidDel="00000000" w:rsidP="00000000" w:rsidRDefault="00000000" w:rsidRPr="00000000" w14:paraId="00000616">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Eliminates the metadata overhead by aggregating hundreds of thousands of images in a single haystack store file.</w:t>
            </w:r>
          </w:p>
          <w:p w:rsidR="00000000" w:rsidDel="00000000" w:rsidP="00000000" w:rsidRDefault="00000000" w:rsidRPr="00000000" w14:paraId="00000617">
            <w:pPr>
              <w:pStyle w:val="Heading2"/>
              <w:keepNext w:val="0"/>
              <w:keepLines w:val="0"/>
              <w:spacing w:after="80" w:before="360" w:line="240" w:lineRule="auto"/>
              <w:rPr>
                <w:rFonts w:ascii="Arial" w:cs="Arial" w:eastAsia="Arial" w:hAnsi="Arial"/>
                <w:color w:val="4c4c4c"/>
                <w:sz w:val="18"/>
                <w:szCs w:val="18"/>
                <w:highlight w:val="white"/>
              </w:rPr>
            </w:pPr>
            <w:bookmarkStart w:colFirst="0" w:colLast="0" w:name="_ldywhq3dea7w" w:id="66"/>
            <w:bookmarkEnd w:id="66"/>
            <w:r w:rsidDel="00000000" w:rsidR="00000000" w:rsidRPr="00000000">
              <w:rPr>
                <w:rFonts w:ascii="Arial" w:cs="Arial" w:eastAsia="Arial" w:hAnsi="Arial"/>
                <w:color w:val="4c4c4c"/>
                <w:sz w:val="18"/>
                <w:szCs w:val="18"/>
                <w:highlight w:val="white"/>
                <w:rtl w:val="0"/>
              </w:rPr>
              <w:t xml:space="preserve">Architecture </w:t>
            </w:r>
          </w:p>
          <w:p w:rsidR="00000000" w:rsidDel="00000000" w:rsidP="00000000" w:rsidRDefault="00000000" w:rsidRPr="00000000" w14:paraId="00000618">
            <w:pPr>
              <w:spacing w:after="240" w:before="240" w:line="384.00000000000006" w:lineRule="auto"/>
              <w:rPr>
                <w:b w:val="1"/>
                <w:color w:val="4c4c4c"/>
                <w:sz w:val="18"/>
                <w:szCs w:val="18"/>
                <w:highlight w:val="white"/>
              </w:rPr>
            </w:pPr>
            <w:r w:rsidDel="00000000" w:rsidR="00000000" w:rsidRPr="00000000">
              <w:rPr>
                <w:b w:val="1"/>
                <w:color w:val="4c4c4c"/>
                <w:sz w:val="18"/>
                <w:szCs w:val="18"/>
                <w:highlight w:val="white"/>
              </w:rPr>
              <w:drawing>
                <wp:inline distB="114300" distT="114300" distL="114300" distR="114300">
                  <wp:extent cx="3008948" cy="1964332"/>
                  <wp:effectExtent b="0" l="0" r="0" t="0"/>
                  <wp:docPr descr="Facebook Photo Storage Architecture" id="52" name="image42.png"/>
                  <a:graphic>
                    <a:graphicData uri="http://schemas.openxmlformats.org/drawingml/2006/picture">
                      <pic:pic>
                        <pic:nvPicPr>
                          <pic:cNvPr descr="Facebook Photo Storage Architecture" id="0" name="image42.png"/>
                          <pic:cNvPicPr preferRelativeResize="0"/>
                        </pic:nvPicPr>
                        <pic:blipFill>
                          <a:blip r:embed="rId99"/>
                          <a:srcRect b="0" l="0" r="0" t="0"/>
                          <a:stretch>
                            <a:fillRect/>
                          </a:stretch>
                        </pic:blipFill>
                        <pic:spPr>
                          <a:xfrm>
                            <a:off x="0" y="0"/>
                            <a:ext cx="3008948" cy="1964332"/>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pStyle w:val="Heading2"/>
              <w:keepNext w:val="0"/>
              <w:keepLines w:val="0"/>
              <w:spacing w:after="80" w:before="360" w:line="240" w:lineRule="auto"/>
              <w:rPr>
                <w:rFonts w:ascii="Arial" w:cs="Arial" w:eastAsia="Arial" w:hAnsi="Arial"/>
                <w:color w:val="4c4c4c"/>
                <w:sz w:val="18"/>
                <w:szCs w:val="18"/>
                <w:highlight w:val="white"/>
              </w:rPr>
            </w:pPr>
            <w:bookmarkStart w:colFirst="0" w:colLast="0" w:name="_jytknjtengmr" w:id="67"/>
            <w:bookmarkEnd w:id="67"/>
            <w:r w:rsidDel="00000000" w:rsidR="00000000" w:rsidRPr="00000000">
              <w:rPr>
                <w:rFonts w:ascii="Arial" w:cs="Arial" w:eastAsia="Arial" w:hAnsi="Arial"/>
                <w:color w:val="4c4c4c"/>
                <w:sz w:val="18"/>
                <w:szCs w:val="18"/>
                <w:highlight w:val="white"/>
                <w:rtl w:val="0"/>
              </w:rPr>
              <w:t xml:space="preserve">Data Layout </w:t>
            </w:r>
          </w:p>
          <w:p w:rsidR="00000000" w:rsidDel="00000000" w:rsidP="00000000" w:rsidRDefault="00000000" w:rsidRPr="00000000" w14:paraId="0000061A">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index file (for quick memory load) + haystack store file containing needles.</w:t>
            </w:r>
          </w:p>
          <w:p w:rsidR="00000000" w:rsidDel="00000000" w:rsidP="00000000" w:rsidRDefault="00000000" w:rsidRPr="00000000" w14:paraId="0000061B">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index file layout </w:t>
            </w:r>
            <w:r w:rsidDel="00000000" w:rsidR="00000000" w:rsidRPr="00000000">
              <w:rPr>
                <w:color w:val="4c4c4c"/>
                <w:sz w:val="18"/>
                <w:szCs w:val="18"/>
                <w:highlight w:val="white"/>
              </w:rPr>
              <w:drawing>
                <wp:inline distB="114300" distT="114300" distL="114300" distR="114300">
                  <wp:extent cx="4399598" cy="1566082"/>
                  <wp:effectExtent b="0" l="0" r="0" t="0"/>
                  <wp:docPr descr="index file layout 1" id="41" name="image24.jpg"/>
                  <a:graphic>
                    <a:graphicData uri="http://schemas.openxmlformats.org/drawingml/2006/picture">
                      <pic:pic>
                        <pic:nvPicPr>
                          <pic:cNvPr descr="index file layout 1" id="0" name="image24.jpg"/>
                          <pic:cNvPicPr preferRelativeResize="0"/>
                        </pic:nvPicPr>
                        <pic:blipFill>
                          <a:blip r:embed="rId100"/>
                          <a:srcRect b="0" l="0" r="0" t="0"/>
                          <a:stretch>
                            <a:fillRect/>
                          </a:stretch>
                        </pic:blipFill>
                        <pic:spPr>
                          <a:xfrm>
                            <a:off x="0" y="0"/>
                            <a:ext cx="4399598" cy="1566082"/>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spacing w:after="240" w:before="240" w:line="384.00000000000006" w:lineRule="auto"/>
              <w:rPr>
                <w:color w:val="4c4c4c"/>
                <w:sz w:val="18"/>
                <w:szCs w:val="18"/>
                <w:highlight w:val="white"/>
              </w:rPr>
            </w:pPr>
            <w:r w:rsidDel="00000000" w:rsidR="00000000" w:rsidRPr="00000000">
              <w:rPr>
                <w:color w:val="4c4c4c"/>
                <w:sz w:val="18"/>
                <w:szCs w:val="18"/>
                <w:highlight w:val="white"/>
              </w:rPr>
              <w:drawing>
                <wp:inline distB="114300" distT="114300" distL="114300" distR="114300">
                  <wp:extent cx="4542473" cy="2098261"/>
                  <wp:effectExtent b="0" l="0" r="0" t="0"/>
                  <wp:docPr descr="index file layout 2" id="11" name="image1.jpg"/>
                  <a:graphic>
                    <a:graphicData uri="http://schemas.openxmlformats.org/drawingml/2006/picture">
                      <pic:pic>
                        <pic:nvPicPr>
                          <pic:cNvPr descr="index file layout 2" id="0" name="image1.jpg"/>
                          <pic:cNvPicPr preferRelativeResize="0"/>
                        </pic:nvPicPr>
                        <pic:blipFill>
                          <a:blip r:embed="rId101"/>
                          <a:srcRect b="0" l="0" r="0" t="0"/>
                          <a:stretch>
                            <a:fillRect/>
                          </a:stretch>
                        </pic:blipFill>
                        <pic:spPr>
                          <a:xfrm>
                            <a:off x="0" y="0"/>
                            <a:ext cx="4542473" cy="2098261"/>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haystack store file</w:t>
            </w:r>
          </w:p>
          <w:p w:rsidR="00000000" w:rsidDel="00000000" w:rsidP="00000000" w:rsidRDefault="00000000" w:rsidRPr="00000000" w14:paraId="0000061E">
            <w:pPr>
              <w:spacing w:after="240" w:before="240" w:line="384.00000000000006" w:lineRule="auto"/>
              <w:rPr>
                <w:color w:val="4c4c4c"/>
                <w:sz w:val="18"/>
                <w:szCs w:val="18"/>
                <w:highlight w:val="white"/>
              </w:rPr>
            </w:pPr>
            <w:r w:rsidDel="00000000" w:rsidR="00000000" w:rsidRPr="00000000">
              <w:rPr>
                <w:color w:val="4c4c4c"/>
                <w:sz w:val="18"/>
                <w:szCs w:val="18"/>
                <w:highlight w:val="white"/>
              </w:rPr>
              <w:drawing>
                <wp:inline distB="114300" distT="114300" distL="114300" distR="114300">
                  <wp:extent cx="4961573" cy="2291852"/>
                  <wp:effectExtent b="0" l="0" r="0" t="0"/>
                  <wp:docPr descr="haystack store file" id="1" name="image7.jpg"/>
                  <a:graphic>
                    <a:graphicData uri="http://schemas.openxmlformats.org/drawingml/2006/picture">
                      <pic:pic>
                        <pic:nvPicPr>
                          <pic:cNvPr descr="haystack store file" id="0" name="image7.jpg"/>
                          <pic:cNvPicPr preferRelativeResize="0"/>
                        </pic:nvPicPr>
                        <pic:blipFill>
                          <a:blip r:embed="rId102"/>
                          <a:srcRect b="0" l="0" r="0" t="0"/>
                          <a:stretch>
                            <a:fillRect/>
                          </a:stretch>
                        </pic:blipFill>
                        <pic:spPr>
                          <a:xfrm>
                            <a:off x="0" y="0"/>
                            <a:ext cx="4961573" cy="2291852"/>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pStyle w:val="Heading3"/>
              <w:keepNext w:val="0"/>
              <w:keepLines w:val="0"/>
              <w:spacing w:after="80" w:before="280" w:line="240" w:lineRule="auto"/>
              <w:rPr>
                <w:rFonts w:ascii="Arial" w:cs="Arial" w:eastAsia="Arial" w:hAnsi="Arial"/>
                <w:color w:val="4c4c4c"/>
                <w:sz w:val="18"/>
                <w:szCs w:val="18"/>
                <w:highlight w:val="white"/>
              </w:rPr>
            </w:pPr>
            <w:bookmarkStart w:colFirst="0" w:colLast="0" w:name="_9xiagyb4r9md" w:id="68"/>
            <w:bookmarkEnd w:id="68"/>
            <w:r w:rsidDel="00000000" w:rsidR="00000000" w:rsidRPr="00000000">
              <w:rPr>
                <w:rFonts w:ascii="Arial" w:cs="Arial" w:eastAsia="Arial" w:hAnsi="Arial"/>
                <w:color w:val="4c4c4c"/>
                <w:sz w:val="18"/>
                <w:szCs w:val="18"/>
                <w:highlight w:val="white"/>
                <w:rtl w:val="0"/>
              </w:rPr>
              <w:t xml:space="preserve">CRUD Operations </w:t>
            </w:r>
          </w:p>
          <w:p w:rsidR="00000000" w:rsidDel="00000000" w:rsidP="00000000" w:rsidRDefault="00000000" w:rsidRPr="00000000" w14:paraId="00000620">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C: write to store file and then async write index file, because index is not critical</w:t>
            </w:r>
          </w:p>
          <w:p w:rsidR="00000000" w:rsidDel="00000000" w:rsidP="00000000" w:rsidRDefault="00000000" w:rsidRPr="00000000" w14:paraId="00000621">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R: read(offset, key, alternate_key, cookie, data_size)</w:t>
            </w:r>
          </w:p>
          <w:p w:rsidR="00000000" w:rsidDel="00000000" w:rsidP="00000000" w:rsidRDefault="00000000" w:rsidRPr="00000000" w14:paraId="00000622">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U: Append only, duplicate keys and app can choose one with largest offset.</w:t>
            </w:r>
          </w:p>
          <w:p w:rsidR="00000000" w:rsidDel="00000000" w:rsidP="00000000" w:rsidRDefault="00000000" w:rsidRPr="00000000" w14:paraId="00000623">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D: soft delete by marking the deleted bit in the flag field. Hard delete is executed by the compact operation.</w:t>
            </w:r>
          </w:p>
          <w:p w:rsidR="00000000" w:rsidDel="00000000" w:rsidP="00000000" w:rsidRDefault="00000000" w:rsidRPr="00000000" w14:paraId="00000624">
            <w:pPr>
              <w:pStyle w:val="Heading2"/>
              <w:keepNext w:val="0"/>
              <w:keepLines w:val="0"/>
              <w:spacing w:after="80" w:before="360" w:line="240" w:lineRule="auto"/>
              <w:rPr>
                <w:rFonts w:ascii="Arial" w:cs="Arial" w:eastAsia="Arial" w:hAnsi="Arial"/>
                <w:color w:val="4c4c4c"/>
                <w:sz w:val="18"/>
                <w:szCs w:val="18"/>
                <w:highlight w:val="white"/>
              </w:rPr>
            </w:pPr>
            <w:bookmarkStart w:colFirst="0" w:colLast="0" w:name="_hmz5avg77ulg" w:id="69"/>
            <w:bookmarkEnd w:id="69"/>
            <w:r w:rsidDel="00000000" w:rsidR="00000000" w:rsidRPr="00000000">
              <w:rPr>
                <w:rFonts w:ascii="Arial" w:cs="Arial" w:eastAsia="Arial" w:hAnsi="Arial"/>
                <w:color w:val="4c4c4c"/>
                <w:sz w:val="18"/>
                <w:szCs w:val="18"/>
                <w:highlight w:val="white"/>
                <w:rtl w:val="0"/>
              </w:rPr>
              <w:t xml:space="preserve">Usecases </w:t>
            </w:r>
          </w:p>
          <w:p w:rsidR="00000000" w:rsidDel="00000000" w:rsidP="00000000" w:rsidRDefault="00000000" w:rsidRPr="00000000" w14:paraId="00000625">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Upload</w:t>
            </w:r>
          </w:p>
          <w:p w:rsidR="00000000" w:rsidDel="00000000" w:rsidP="00000000" w:rsidRDefault="00000000" w:rsidRPr="00000000" w14:paraId="00000626">
            <w:pPr>
              <w:spacing w:after="240" w:before="240" w:line="384.00000000000006" w:lineRule="auto"/>
              <w:rPr>
                <w:color w:val="4c4c4c"/>
                <w:sz w:val="18"/>
                <w:szCs w:val="18"/>
                <w:highlight w:val="white"/>
              </w:rPr>
            </w:pPr>
            <w:r w:rsidDel="00000000" w:rsidR="00000000" w:rsidRPr="00000000">
              <w:rPr>
                <w:color w:val="4c4c4c"/>
                <w:sz w:val="18"/>
                <w:szCs w:val="18"/>
                <w:highlight w:val="white"/>
              </w:rPr>
              <w:drawing>
                <wp:inline distB="114300" distT="114300" distL="114300" distR="114300">
                  <wp:extent cx="3784437" cy="3567113"/>
                  <wp:effectExtent b="0" l="0" r="0" t="0"/>
                  <wp:docPr descr="Photo Storage Upload" id="32" name="image40.png"/>
                  <a:graphic>
                    <a:graphicData uri="http://schemas.openxmlformats.org/drawingml/2006/picture">
                      <pic:pic>
                        <pic:nvPicPr>
                          <pic:cNvPr descr="Photo Storage Upload" id="0" name="image40.png"/>
                          <pic:cNvPicPr preferRelativeResize="0"/>
                        </pic:nvPicPr>
                        <pic:blipFill>
                          <a:blip r:embed="rId103"/>
                          <a:srcRect b="0" l="0" r="0" t="0"/>
                          <a:stretch>
                            <a:fillRect/>
                          </a:stretch>
                        </pic:blipFill>
                        <pic:spPr>
                          <a:xfrm>
                            <a:off x="0" y="0"/>
                            <a:ext cx="3784437"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spacing w:after="240" w:before="240" w:line="384.00000000000006" w:lineRule="auto"/>
              <w:rPr>
                <w:color w:val="4c4c4c"/>
                <w:sz w:val="18"/>
                <w:szCs w:val="18"/>
                <w:highlight w:val="white"/>
              </w:rPr>
            </w:pPr>
            <w:r w:rsidDel="00000000" w:rsidR="00000000" w:rsidRPr="00000000">
              <w:rPr>
                <w:color w:val="4c4c4c"/>
                <w:sz w:val="18"/>
                <w:szCs w:val="18"/>
                <w:highlight w:val="white"/>
                <w:rtl w:val="0"/>
              </w:rPr>
              <w:t xml:space="preserve">Download</w:t>
            </w:r>
          </w:p>
          <w:p w:rsidR="00000000" w:rsidDel="00000000" w:rsidP="00000000" w:rsidRDefault="00000000" w:rsidRPr="00000000" w14:paraId="00000628">
            <w:pPr>
              <w:spacing w:after="240" w:before="240" w:line="384.00000000000006" w:lineRule="auto"/>
              <w:rPr>
                <w:color w:val="4c4c4c"/>
                <w:sz w:val="18"/>
                <w:szCs w:val="18"/>
                <w:highlight w:val="white"/>
              </w:rPr>
            </w:pPr>
            <w:r w:rsidDel="00000000" w:rsidR="00000000" w:rsidRPr="00000000">
              <w:rPr>
                <w:color w:val="4c4c4c"/>
                <w:sz w:val="18"/>
                <w:szCs w:val="18"/>
                <w:highlight w:val="white"/>
              </w:rPr>
              <w:drawing>
                <wp:inline distB="114300" distT="114300" distL="114300" distR="114300">
                  <wp:extent cx="3777823" cy="3576638"/>
                  <wp:effectExtent b="0" l="0" r="0" t="0"/>
                  <wp:docPr descr="Photo Storage Download" id="7" name="image39.png"/>
                  <a:graphic>
                    <a:graphicData uri="http://schemas.openxmlformats.org/drawingml/2006/picture">
                      <pic:pic>
                        <pic:nvPicPr>
                          <pic:cNvPr descr="Photo Storage Download" id="0" name="image39.png"/>
                          <pic:cNvPicPr preferRelativeResize="0"/>
                        </pic:nvPicPr>
                        <pic:blipFill>
                          <a:blip r:embed="rId104"/>
                          <a:srcRect b="0" l="0" r="0" t="0"/>
                          <a:stretch>
                            <a:fillRect/>
                          </a:stretch>
                        </pic:blipFill>
                        <pic:spPr>
                          <a:xfrm>
                            <a:off x="0" y="0"/>
                            <a:ext cx="3777823"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highlight w:val="white"/>
              </w:rPr>
            </w:pPr>
            <w:r w:rsidDel="00000000" w:rsidR="00000000" w:rsidRPr="00000000">
              <w:rPr>
                <w:rtl w:val="0"/>
              </w:rPr>
            </w:r>
          </w:p>
        </w:tc>
      </w:tr>
    </w:tbl>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62B">
      <w:pPr>
        <w:pStyle w:val="Heading2"/>
        <w:pBdr>
          <w:top w:space="0" w:sz="0" w:val="nil"/>
          <w:left w:space="0" w:sz="0" w:val="nil"/>
          <w:bottom w:space="0" w:sz="0" w:val="nil"/>
          <w:right w:space="0" w:sz="0" w:val="nil"/>
          <w:between w:space="0" w:sz="0" w:val="nil"/>
        </w:pBdr>
        <w:shd w:fill="auto" w:val="clear"/>
        <w:rPr/>
      </w:pPr>
      <w:bookmarkStart w:colFirst="0" w:colLast="0" w:name="_xwi48s43z7u5" w:id="70"/>
      <w:bookmarkEnd w:id="70"/>
      <w:r w:rsidDel="00000000" w:rsidR="00000000" w:rsidRPr="00000000">
        <w:rPr>
          <w:rtl w:val="0"/>
        </w:rPr>
        <w:t xml:space="preserve">Concurrency</w:t>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23"/>
        <w:tblW w:w="11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0410"/>
        <w:tblGridChange w:id="0">
          <w:tblGrid>
            <w:gridCol w:w="1500"/>
            <w:gridCol w:w="10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RCU</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read-copy update</w:t>
            </w:r>
          </w:p>
          <w:p w:rsidR="00000000" w:rsidDel="00000000" w:rsidP="00000000" w:rsidRDefault="00000000" w:rsidRPr="00000000" w14:paraId="0000062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sometimes be used as an alternative to a readers-writer lock</w:t>
            </w:r>
          </w:p>
        </w:tc>
      </w:tr>
    </w:tbl>
    <w:p w:rsidR="00000000" w:rsidDel="00000000" w:rsidP="00000000" w:rsidRDefault="00000000" w:rsidRPr="00000000" w14:paraId="00000631">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633">
      <w:pPr>
        <w:pStyle w:val="Heading2"/>
        <w:pBdr>
          <w:top w:space="0" w:sz="0" w:val="nil"/>
          <w:left w:space="0" w:sz="0" w:val="nil"/>
          <w:bottom w:space="0" w:sz="0" w:val="nil"/>
          <w:right w:space="0" w:sz="0" w:val="nil"/>
          <w:between w:space="0" w:sz="0" w:val="nil"/>
        </w:pBdr>
        <w:shd w:fill="auto" w:val="clear"/>
        <w:rPr/>
      </w:pPr>
      <w:bookmarkStart w:colFirst="0" w:colLast="0" w:name="_z41rhtst375n" w:id="71"/>
      <w:bookmarkEnd w:id="71"/>
      <w:r w:rsidDel="00000000" w:rsidR="00000000" w:rsidRPr="00000000">
        <w:rPr>
          <w:rtl w:val="0"/>
        </w:rPr>
        <w:t xml:space="preserve">Tradeoffs</w:t>
      </w:r>
    </w:p>
    <w:p w:rsidR="00000000" w:rsidDel="00000000" w:rsidP="00000000" w:rsidRDefault="00000000" w:rsidRPr="00000000" w14:paraId="00000634">
      <w:pPr>
        <w:pBdr>
          <w:top w:space="0" w:sz="0" w:val="nil"/>
          <w:left w:space="0" w:sz="0" w:val="nil"/>
          <w:bottom w:space="0" w:sz="0" w:val="nil"/>
          <w:right w:space="0" w:sz="0" w:val="nil"/>
          <w:between w:space="0" w:sz="0" w:val="nil"/>
        </w:pBdr>
        <w:shd w:fill="auto" w:val="clear"/>
        <w:jc w:val="center"/>
        <w:rPr>
          <w:rFonts w:ascii="Consolas" w:cs="Consolas" w:eastAsia="Consolas" w:hAnsi="Consolas"/>
          <w:sz w:val="18"/>
          <w:szCs w:val="18"/>
        </w:rPr>
      </w:pPr>
      <w:r w:rsidDel="00000000" w:rsidR="00000000" w:rsidRPr="00000000">
        <w:rPr>
          <w:rtl w:val="0"/>
        </w:rPr>
      </w:r>
    </w:p>
    <w:tbl>
      <w:tblPr>
        <w:tblStyle w:val="Table24"/>
        <w:tblW w:w="119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0410"/>
        <w:gridCol w:w="42"/>
        <w:tblGridChange w:id="0">
          <w:tblGrid>
            <w:gridCol w:w="1500"/>
            <w:gridCol w:w="10410"/>
            <w:gridCol w:w="4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Read vs. Write</w:t>
            </w:r>
          </w:p>
        </w:tc>
        <w:tc>
          <w:tcPr>
            <w:gridSpan w:val="2"/>
            <w:vAlign w:val="top"/>
          </w:tcPr>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“写”比“读”慢40倍左右，而“读”在一般的互联网产品中，比如twitter，读写比是100:1到1000:1</w:t>
            </w:r>
          </w:p>
        </w:tc>
      </w:tr>
    </w:tbl>
    <w:p w:rsidR="00000000" w:rsidDel="00000000" w:rsidP="00000000" w:rsidRDefault="00000000" w:rsidRPr="00000000" w14:paraId="000006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63B">
      <w:pPr>
        <w:keepNext w:val="0"/>
        <w:keepLines w:val="0"/>
        <w:pBdr>
          <w:top w:space="0" w:sz="0" w:val="nil"/>
          <w:left w:space="0" w:sz="0" w:val="nil"/>
          <w:bottom w:space="0" w:sz="0" w:val="nil"/>
          <w:right w:space="0" w:sz="0" w:val="nil"/>
          <w:between w:space="0" w:sz="0" w:val="nil"/>
        </w:pBdr>
        <w:shd w:fill="auto" w:val="clear"/>
        <w:spacing w:before="0" w:line="266.6666666666667" w:lineRule="auto"/>
        <w:rPr>
          <w:b w:val="1"/>
          <w:rPrChange w:author="Sanjith Joseph" w:id="23" w:date="2018-07-19T13:28:27Z">
            <w:rPr/>
          </w:rPrChange>
        </w:rPr>
      </w:pPr>
      <w:r w:rsidDel="00000000" w:rsidR="00000000" w:rsidRPr="00000000">
        <w:rPr>
          <w:b w:val="1"/>
          <w:rtl w:val="0"/>
          <w:rPrChange w:author="Sanjith Joseph" w:id="23" w:date="2018-07-19T13:28:27Z">
            <w:rPr/>
          </w:rPrChange>
        </w:rPr>
        <w:t xml:space="preserve">100 open source Big Data architecture papers for data professionals.</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spacing w:line="294.5454545454545" w:lineRule="auto"/>
        <w:jc w:val="center"/>
        <w:rPr>
          <w:color w:val="bdbdbd"/>
          <w:sz w:val="18"/>
          <w:szCs w:val="18"/>
          <w:highlight w:val="white"/>
        </w:rPr>
      </w:pPr>
      <w:r w:rsidDel="00000000" w:rsidR="00000000" w:rsidRPr="00000000">
        <w:rPr>
          <w:color w:val="bdbdbd"/>
          <w:sz w:val="18"/>
          <w:szCs w:val="18"/>
          <w:highlight w:val="white"/>
          <w:rtl w:val="0"/>
        </w:rPr>
        <w:t xml:space="preserve">Jun 18, 2015</w:t>
      </w:r>
    </w:p>
    <w:p w:rsidR="00000000" w:rsidDel="00000000" w:rsidP="00000000" w:rsidRDefault="00000000" w:rsidRPr="00000000" w14:paraId="0000063D">
      <w:pPr>
        <w:numPr>
          <w:ilvl w:val="0"/>
          <w:numId w:val="23"/>
        </w:numPr>
        <w:pBdr>
          <w:top w:space="0" w:sz="0" w:val="nil"/>
          <w:left w:space="0" w:sz="0" w:val="nil"/>
          <w:bottom w:space="0" w:sz="0" w:val="nil"/>
          <w:right w:space="0" w:sz="0" w:val="nil"/>
          <w:between w:space="0" w:sz="0" w:val="nil"/>
        </w:pBdr>
        <w:shd w:fill="auto" w:val="clear"/>
        <w:spacing w:line="294.5454545454545" w:lineRule="auto"/>
        <w:ind w:left="1020" w:right="300" w:hanging="360"/>
        <w:rPr>
          <w:sz w:val="18"/>
          <w:szCs w:val="18"/>
        </w:rPr>
      </w:pPr>
      <w:r w:rsidDel="00000000" w:rsidR="00000000" w:rsidRPr="00000000">
        <w:rPr>
          <w:color w:val="4d4f51"/>
          <w:sz w:val="18"/>
          <w:szCs w:val="18"/>
          <w:highlight w:val="white"/>
          <w:rtl w:val="0"/>
        </w:rPr>
        <w:t xml:space="preserve">17,232views</w:t>
      </w:r>
    </w:p>
    <w:p w:rsidR="00000000" w:rsidDel="00000000" w:rsidP="00000000" w:rsidRDefault="00000000" w:rsidRPr="00000000" w14:paraId="0000063E">
      <w:pPr>
        <w:numPr>
          <w:ilvl w:val="0"/>
          <w:numId w:val="23"/>
        </w:numPr>
        <w:pBdr>
          <w:top w:space="0" w:sz="0" w:val="nil"/>
          <w:left w:space="0" w:sz="0" w:val="nil"/>
          <w:bottom w:space="0" w:sz="0" w:val="nil"/>
          <w:right w:space="0" w:sz="0" w:val="nil"/>
          <w:between w:space="0" w:sz="0" w:val="nil"/>
        </w:pBdr>
        <w:shd w:fill="auto" w:val="clear"/>
        <w:spacing w:line="294.5454545454545" w:lineRule="auto"/>
        <w:ind w:left="1320" w:right="300" w:hanging="360"/>
        <w:rPr>
          <w:sz w:val="18"/>
          <w:szCs w:val="18"/>
        </w:rPr>
      </w:pPr>
      <w:r w:rsidDel="00000000" w:rsidR="00000000" w:rsidRPr="00000000">
        <w:rPr>
          <w:color w:val="4d4f51"/>
          <w:sz w:val="18"/>
          <w:szCs w:val="18"/>
          <w:highlight w:val="white"/>
          <w:rtl w:val="0"/>
        </w:rPr>
        <w:t xml:space="preserve">555Likes</w:t>
      </w:r>
    </w:p>
    <w:p w:rsidR="00000000" w:rsidDel="00000000" w:rsidP="00000000" w:rsidRDefault="00000000" w:rsidRPr="00000000" w14:paraId="0000063F">
      <w:pPr>
        <w:numPr>
          <w:ilvl w:val="0"/>
          <w:numId w:val="23"/>
        </w:numPr>
        <w:pBdr>
          <w:top w:space="0" w:sz="0" w:val="nil"/>
          <w:left w:space="0" w:sz="0" w:val="nil"/>
          <w:bottom w:space="0" w:sz="0" w:val="nil"/>
          <w:right w:space="0" w:sz="0" w:val="nil"/>
          <w:between w:space="0" w:sz="0" w:val="nil"/>
        </w:pBdr>
        <w:shd w:fill="auto" w:val="clear"/>
        <w:spacing w:line="294.5454545454545" w:lineRule="auto"/>
        <w:ind w:left="1320" w:right="300" w:hanging="360"/>
        <w:rPr>
          <w:sz w:val="18"/>
          <w:szCs w:val="18"/>
        </w:rPr>
      </w:pPr>
      <w:r w:rsidDel="00000000" w:rsidR="00000000" w:rsidRPr="00000000">
        <w:fldChar w:fldCharType="begin"/>
        <w:instrText xml:space="preserve"> HYPERLINK "https://www.linkedin.com/pulse/100-open-source-big-data-architecture-papers-anil-madan#comments-8493163436088566210" </w:instrText>
        <w:fldChar w:fldCharType="separate"/>
      </w:r>
      <w:r w:rsidDel="00000000" w:rsidR="00000000" w:rsidRPr="00000000">
        <w:rPr>
          <w:color w:val="4d4f51"/>
          <w:sz w:val="18"/>
          <w:szCs w:val="18"/>
          <w:highlight w:val="white"/>
          <w:rtl w:val="0"/>
        </w:rPr>
        <w:t xml:space="preserve">57Comments</w:t>
      </w:r>
    </w:p>
    <w:p w:rsidR="00000000" w:rsidDel="00000000" w:rsidP="00000000" w:rsidRDefault="00000000" w:rsidRPr="00000000" w14:paraId="00000640">
      <w:pPr>
        <w:numPr>
          <w:ilvl w:val="0"/>
          <w:numId w:val="3"/>
        </w:numPr>
        <w:pBdr>
          <w:top w:space="0" w:sz="0" w:val="nil"/>
          <w:left w:space="0" w:sz="0" w:val="nil"/>
          <w:bottom w:space="0" w:sz="0" w:val="nil"/>
          <w:right w:space="0" w:sz="0" w:val="nil"/>
          <w:between w:space="0" w:sz="0" w:val="nil"/>
        </w:pBdr>
        <w:shd w:fill="auto" w:val="clear"/>
        <w:ind w:left="720" w:hanging="360"/>
        <w:rPr>
          <w:sz w:val="18"/>
          <w:szCs w:val="18"/>
        </w:rPr>
      </w:pPr>
      <w:r w:rsidDel="00000000" w:rsidR="00000000" w:rsidRPr="00000000">
        <w:fldChar w:fldCharType="end"/>
      </w:r>
      <w:r w:rsidDel="00000000" w:rsidR="00000000" w:rsidRPr="00000000">
        <w:fldChar w:fldCharType="begin"/>
        <w:instrText xml:space="preserve"> HYPERLINK "https://www.linkedin.com/shareArticle?url=https%3A%2F%2Fwww.linkedin.com%2Fpulse%2F100-open-source-big-data-architecture-papers-anil-madan" </w:instrText>
        <w:fldChar w:fldCharType="separate"/>
      </w:r>
      <w:r w:rsidDel="00000000" w:rsidR="00000000" w:rsidRPr="00000000">
        <w:rPr>
          <w:color w:val="96999c"/>
          <w:sz w:val="18"/>
          <w:szCs w:val="18"/>
          <w:highlight w:val="white"/>
          <w:rtl w:val="0"/>
        </w:rPr>
        <w:t xml:space="preserve">Share on LinkedIn</w:t>
      </w:r>
    </w:p>
    <w:p w:rsidR="00000000" w:rsidDel="00000000" w:rsidP="00000000" w:rsidRDefault="00000000" w:rsidRPr="00000000" w14:paraId="00000641">
      <w:pPr>
        <w:numPr>
          <w:ilvl w:val="0"/>
          <w:numId w:val="3"/>
        </w:numPr>
        <w:pBdr>
          <w:top w:space="0" w:sz="0" w:val="nil"/>
          <w:left w:space="0" w:sz="0" w:val="nil"/>
          <w:bottom w:space="0" w:sz="0" w:val="nil"/>
          <w:right w:space="0" w:sz="0" w:val="nil"/>
          <w:between w:space="0" w:sz="0" w:val="nil"/>
        </w:pBdr>
        <w:shd w:fill="auto" w:val="clear"/>
        <w:ind w:left="880" w:hanging="360"/>
        <w:rPr>
          <w:sz w:val="18"/>
          <w:szCs w:val="18"/>
        </w:rPr>
      </w:pPr>
      <w:r w:rsidDel="00000000" w:rsidR="00000000" w:rsidRPr="00000000">
        <w:fldChar w:fldCharType="end"/>
      </w:r>
      <w:r w:rsidDel="00000000" w:rsidR="00000000" w:rsidRPr="00000000">
        <w:fldChar w:fldCharType="begin"/>
        <w:instrText xml:space="preserve"> HYPERLINK "https://www.facebook.com/sharer/sharer.php?u=https%3A%2F%2Fwww.linkedin.com%2Fpulse%2F100-open-source-big-data-architecture-papers-anil-madan&amp;t=100%20open%20source%20Big%20Data%20architecture%20papers%20for%20data%20professionals.%20" </w:instrText>
        <w:fldChar w:fldCharType="separate"/>
      </w:r>
      <w:r w:rsidDel="00000000" w:rsidR="00000000" w:rsidRPr="00000000">
        <w:rPr>
          <w:color w:val="96999c"/>
          <w:sz w:val="18"/>
          <w:szCs w:val="18"/>
          <w:highlight w:val="white"/>
          <w:rtl w:val="0"/>
        </w:rPr>
        <w:t xml:space="preserve">Share on Facebook</w:t>
      </w:r>
    </w:p>
    <w:p w:rsidR="00000000" w:rsidDel="00000000" w:rsidP="00000000" w:rsidRDefault="00000000" w:rsidRPr="00000000" w14:paraId="00000642">
      <w:pPr>
        <w:numPr>
          <w:ilvl w:val="0"/>
          <w:numId w:val="3"/>
        </w:numPr>
        <w:pBdr>
          <w:top w:space="0" w:sz="0" w:val="nil"/>
          <w:left w:space="0" w:sz="0" w:val="nil"/>
          <w:bottom w:space="0" w:sz="0" w:val="nil"/>
          <w:right w:space="0" w:sz="0" w:val="nil"/>
          <w:between w:space="0" w:sz="0" w:val="nil"/>
        </w:pBdr>
        <w:shd w:fill="auto" w:val="clear"/>
        <w:ind w:left="880" w:hanging="360"/>
        <w:rPr>
          <w:sz w:val="18"/>
          <w:szCs w:val="18"/>
        </w:rPr>
      </w:pPr>
      <w:r w:rsidDel="00000000" w:rsidR="00000000" w:rsidRPr="00000000">
        <w:fldChar w:fldCharType="end"/>
      </w:r>
      <w:r w:rsidDel="00000000" w:rsidR="00000000" w:rsidRPr="00000000">
        <w:fldChar w:fldCharType="begin"/>
        <w:instrText xml:space="preserve"> HYPERLINK "https://plus.google.com/u/0/share?url=https%3A%2F%2Fwww.linkedin.com%2Fpulse%2F100-open-source-big-data-architecture-papers-anil-madan" </w:instrText>
        <w:fldChar w:fldCharType="separate"/>
      </w:r>
      <w:r w:rsidDel="00000000" w:rsidR="00000000" w:rsidRPr="00000000">
        <w:rPr>
          <w:color w:val="96999c"/>
          <w:sz w:val="18"/>
          <w:szCs w:val="18"/>
          <w:highlight w:val="white"/>
          <w:rtl w:val="0"/>
        </w:rPr>
        <w:t xml:space="preserve">Share on Google Plus</w:t>
      </w:r>
    </w:p>
    <w:p w:rsidR="00000000" w:rsidDel="00000000" w:rsidP="00000000" w:rsidRDefault="00000000" w:rsidRPr="00000000" w14:paraId="00000643">
      <w:pPr>
        <w:numPr>
          <w:ilvl w:val="0"/>
          <w:numId w:val="3"/>
        </w:numPr>
        <w:pBdr>
          <w:top w:space="0" w:sz="0" w:val="nil"/>
          <w:left w:space="0" w:sz="0" w:val="nil"/>
          <w:bottom w:space="0" w:sz="0" w:val="nil"/>
          <w:right w:space="0" w:sz="0" w:val="nil"/>
          <w:between w:space="0" w:sz="0" w:val="nil"/>
        </w:pBdr>
        <w:shd w:fill="auto" w:val="clear"/>
        <w:ind w:left="880" w:hanging="360"/>
        <w:rPr>
          <w:sz w:val="18"/>
          <w:szCs w:val="18"/>
        </w:rPr>
      </w:pPr>
      <w:r w:rsidDel="00000000" w:rsidR="00000000" w:rsidRPr="00000000">
        <w:fldChar w:fldCharType="end"/>
      </w:r>
      <w:r w:rsidDel="00000000" w:rsidR="00000000" w:rsidRPr="00000000">
        <w:fldChar w:fldCharType="begin"/>
        <w:instrText xml:space="preserve"> HYPERLINK "https://twitter.com/intent/tweet?&amp;url=https%3A%2F%2Fwww.linkedin.com%2Fpulse%2F100-open-source-big-data-architecture-papers-anil-madan&amp;text=%22100%20open%20source%20Big%20Data%20architecture%20papers%20for%20data%20professionals.%20%22%20on%20%40LinkedIn" </w:instrText>
        <w:fldChar w:fldCharType="separate"/>
      </w:r>
      <w:r w:rsidDel="00000000" w:rsidR="00000000" w:rsidRPr="00000000">
        <w:rPr>
          <w:color w:val="96999c"/>
          <w:sz w:val="18"/>
          <w:szCs w:val="18"/>
          <w:highlight w:val="white"/>
          <w:rtl w:val="0"/>
        </w:rPr>
        <w:t xml:space="preserve">Share on Twitter</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fldChar w:fldCharType="end"/>
      </w:r>
      <w:r w:rsidDel="00000000" w:rsidR="00000000" w:rsidRPr="00000000">
        <w:rPr>
          <w:color w:val="4d4f51"/>
          <w:sz w:val="18"/>
          <w:szCs w:val="18"/>
          <w:highlight w:val="white"/>
          <w:rtl w:val="0"/>
        </w:rPr>
        <w:t xml:space="preserve">Big Data technology has been extremely disruptive with open source playing a dominant role in shaping its evolution. While on one hand it has been disruptive, on the other it has led to a complex ecosystem where new frameworks, libraries and tools are being released pretty much every day, creating confusion as technologists struggle and grapple with the deluge.</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If you are a Big Data enthusiast or a technologist ramping up (or scratching your head), it is important to spend some serious time deeply understanding the architecture of key systems to appreciate its evolution. Understanding the architectural components and subtleties would also help you choose and apply the appropriate technology for your use case. In my journey over the last few years, some literature has helped me become a better educated data professional. My goal here is to not only share the literature but consequently also use the opportunity to put some sanity into the labyrinth of open source systems.  </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One caution, most of the reference literature included is hugely skewed towards deep architecture overview (in most cases original research papers) than simply provide you with basic overview. I firmly believe that deep dive will fundamentally help you understand the nuances, though would not provide you with any shortcuts, if you want to get a quick basic overview.</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Jumping right in…</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Pr>
        <w:drawing>
          <wp:inline distB="114300" distT="114300" distL="114300" distR="114300">
            <wp:extent cx="7467600" cy="5600700"/>
            <wp:effectExtent b="0" l="0" r="0" t="0"/>
            <wp:docPr id="27" name="image33.jpg"/>
            <a:graphic>
              <a:graphicData uri="http://schemas.openxmlformats.org/drawingml/2006/picture">
                <pic:pic>
                  <pic:nvPicPr>
                    <pic:cNvPr id="0" name="image33.jpg"/>
                    <pic:cNvPicPr preferRelativeResize="0"/>
                  </pic:nvPicPr>
                  <pic:blipFill>
                    <a:blip r:embed="rId105"/>
                    <a:srcRect b="0" l="0" r="0" t="0"/>
                    <a:stretch>
                      <a:fillRect/>
                    </a:stretch>
                  </pic:blipFill>
                  <pic:spPr>
                    <a:xfrm>
                      <a:off x="0" y="0"/>
                      <a:ext cx="7467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Key architecture layers</w:t>
      </w:r>
    </w:p>
    <w:p w:rsidR="00000000" w:rsidDel="00000000" w:rsidP="00000000" w:rsidRDefault="00000000" w:rsidRPr="00000000" w14:paraId="0000064B">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File Systems</w:t>
      </w:r>
      <w:r w:rsidDel="00000000" w:rsidR="00000000" w:rsidRPr="00000000">
        <w:rPr>
          <w:color w:val="4d4f51"/>
          <w:sz w:val="18"/>
          <w:szCs w:val="18"/>
          <w:highlight w:val="white"/>
          <w:rtl w:val="0"/>
        </w:rPr>
        <w:t xml:space="preserve">- Distributed file systems which provide storage, fault tolerance, scalability, reliability, and availability.</w:t>
      </w:r>
    </w:p>
    <w:p w:rsidR="00000000" w:rsidDel="00000000" w:rsidP="00000000" w:rsidRDefault="00000000" w:rsidRPr="00000000" w14:paraId="0000064C">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Data Stores</w:t>
      </w:r>
      <w:r w:rsidDel="00000000" w:rsidR="00000000" w:rsidRPr="00000000">
        <w:rPr>
          <w:color w:val="4d4f51"/>
          <w:sz w:val="18"/>
          <w:szCs w:val="18"/>
          <w:highlight w:val="white"/>
          <w:rtl w:val="0"/>
        </w:rPr>
        <w:t xml:space="preserve">– Evolution of application databases into </w:t>
      </w:r>
      <w:hyperlink r:id="rId106">
        <w:r w:rsidDel="00000000" w:rsidR="00000000" w:rsidRPr="00000000">
          <w:rPr>
            <w:color w:val="96999c"/>
            <w:sz w:val="18"/>
            <w:szCs w:val="18"/>
            <w:highlight w:val="white"/>
            <w:rtl w:val="0"/>
          </w:rPr>
          <w:t xml:space="preserve">Polyglot</w:t>
        </w:r>
      </w:hyperlink>
      <w:r w:rsidDel="00000000" w:rsidR="00000000" w:rsidRPr="00000000">
        <w:rPr>
          <w:color w:val="4d4f51"/>
          <w:sz w:val="18"/>
          <w:szCs w:val="18"/>
          <w:highlight w:val="white"/>
          <w:rtl w:val="0"/>
        </w:rPr>
        <w:t xml:space="preserve"> storage with application specific databases instead of one size fits all. Common ones are Key-Value, Document, Column and Graph.</w:t>
      </w:r>
    </w:p>
    <w:p w:rsidR="00000000" w:rsidDel="00000000" w:rsidP="00000000" w:rsidRDefault="00000000" w:rsidRPr="00000000" w14:paraId="0000064D">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Resource Managers</w:t>
      </w:r>
      <w:r w:rsidDel="00000000" w:rsidR="00000000" w:rsidRPr="00000000">
        <w:rPr>
          <w:color w:val="4d4f51"/>
          <w:sz w:val="18"/>
          <w:szCs w:val="18"/>
          <w:highlight w:val="white"/>
          <w:rtl w:val="0"/>
        </w:rPr>
        <w:t xml:space="preserve">– provide resource management capabilities and support schedulers for high utilization and throughput.</w:t>
      </w:r>
    </w:p>
    <w:p w:rsidR="00000000" w:rsidDel="00000000" w:rsidP="00000000" w:rsidRDefault="00000000" w:rsidRPr="00000000" w14:paraId="0000064E">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Coordination</w:t>
      </w:r>
      <w:r w:rsidDel="00000000" w:rsidR="00000000" w:rsidRPr="00000000">
        <w:rPr>
          <w:color w:val="4d4f51"/>
          <w:sz w:val="18"/>
          <w:szCs w:val="18"/>
          <w:highlight w:val="white"/>
          <w:rtl w:val="0"/>
        </w:rPr>
        <w:t xml:space="preserve">– systems that manage state, distributed coordination, consensus and lock management.</w:t>
      </w:r>
    </w:p>
    <w:p w:rsidR="00000000" w:rsidDel="00000000" w:rsidP="00000000" w:rsidRDefault="00000000" w:rsidRPr="00000000" w14:paraId="0000064F">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Computational Frameworks</w:t>
      </w:r>
      <w:r w:rsidDel="00000000" w:rsidR="00000000" w:rsidRPr="00000000">
        <w:rPr>
          <w:color w:val="4d4f51"/>
          <w:sz w:val="18"/>
          <w:szCs w:val="18"/>
          <w:highlight w:val="white"/>
          <w:rtl w:val="0"/>
        </w:rPr>
        <w:t xml:space="preserve">– a lot of work is happening at this layer with highly specialized compute frameworks for Streaming, Interactive, Real Time, Batch and Iterative Graph (BSP) processing. Powering these are complete computation runtimes like </w:t>
      </w:r>
      <w:hyperlink r:id="rId107">
        <w:r w:rsidDel="00000000" w:rsidR="00000000" w:rsidRPr="00000000">
          <w:rPr>
            <w:color w:val="96999c"/>
            <w:sz w:val="18"/>
            <w:szCs w:val="18"/>
            <w:highlight w:val="white"/>
            <w:rtl w:val="0"/>
          </w:rPr>
          <w:t xml:space="preserve">BDAS</w:t>
        </w:r>
      </w:hyperlink>
      <w:r w:rsidDel="00000000" w:rsidR="00000000" w:rsidRPr="00000000">
        <w:rPr>
          <w:color w:val="4d4f51"/>
          <w:sz w:val="18"/>
          <w:szCs w:val="18"/>
          <w:highlight w:val="white"/>
          <w:rtl w:val="0"/>
        </w:rPr>
        <w:t xml:space="preserve"> (Spark) &amp; Flink.</w:t>
      </w:r>
    </w:p>
    <w:p w:rsidR="00000000" w:rsidDel="00000000" w:rsidP="00000000" w:rsidRDefault="00000000" w:rsidRPr="00000000" w14:paraId="00000650">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DataAnalytics </w:t>
      </w:r>
      <w:r w:rsidDel="00000000" w:rsidR="00000000" w:rsidRPr="00000000">
        <w:rPr>
          <w:color w:val="4d4f51"/>
          <w:sz w:val="18"/>
          <w:szCs w:val="18"/>
          <w:highlight w:val="white"/>
          <w:rtl w:val="0"/>
        </w:rPr>
        <w:t xml:space="preserve">–Analytical (consumption) tools and libraries, which support exploratory, descriptive, predictive, statistical analysis and machine learning.</w:t>
      </w:r>
    </w:p>
    <w:p w:rsidR="00000000" w:rsidDel="00000000" w:rsidP="00000000" w:rsidRDefault="00000000" w:rsidRPr="00000000" w14:paraId="00000651">
      <w:pPr>
        <w:numPr>
          <w:ilvl w:val="0"/>
          <w:numId w:val="16"/>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r w:rsidDel="00000000" w:rsidR="00000000" w:rsidRPr="00000000">
        <w:rPr>
          <w:b w:val="1"/>
          <w:color w:val="4d4f51"/>
          <w:sz w:val="18"/>
          <w:szCs w:val="18"/>
          <w:highlight w:val="white"/>
          <w:rtl w:val="0"/>
        </w:rPr>
        <w:t xml:space="preserve">Data Integration</w:t>
      </w:r>
      <w:r w:rsidDel="00000000" w:rsidR="00000000" w:rsidRPr="00000000">
        <w:rPr>
          <w:color w:val="4d4f51"/>
          <w:sz w:val="18"/>
          <w:szCs w:val="18"/>
          <w:highlight w:val="white"/>
          <w:rtl w:val="0"/>
        </w:rPr>
        <w:t xml:space="preserve">– these include not only the orchestration tools for managing pipelines but also metadata management.</w:t>
      </w:r>
    </w:p>
    <w:p w:rsidR="00000000" w:rsidDel="00000000" w:rsidP="00000000" w:rsidRDefault="00000000" w:rsidRPr="00000000" w14:paraId="00000652">
      <w:pPr>
        <w:numPr>
          <w:ilvl w:val="0"/>
          <w:numId w:val="16"/>
        </w:numPr>
        <w:pBdr>
          <w:top w:space="0" w:sz="0" w:val="nil"/>
          <w:left w:space="0" w:sz="0" w:val="nil"/>
          <w:bottom w:space="0" w:sz="0" w:val="nil"/>
          <w:right w:space="0" w:sz="0" w:val="nil"/>
          <w:between w:space="0" w:sz="0" w:val="nil"/>
        </w:pBdr>
        <w:shd w:fill="auto" w:val="clear"/>
        <w:spacing w:after="540" w:lineRule="auto"/>
        <w:ind w:left="1320" w:hanging="360"/>
        <w:rPr>
          <w:sz w:val="18"/>
          <w:szCs w:val="18"/>
        </w:rPr>
      </w:pPr>
      <w:r w:rsidDel="00000000" w:rsidR="00000000" w:rsidRPr="00000000">
        <w:rPr>
          <w:b w:val="1"/>
          <w:color w:val="4d4f51"/>
          <w:sz w:val="18"/>
          <w:szCs w:val="18"/>
          <w:highlight w:val="white"/>
          <w:rtl w:val="0"/>
        </w:rPr>
        <w:t xml:space="preserve">Operational Frameworks </w:t>
      </w:r>
      <w:r w:rsidDel="00000000" w:rsidR="00000000" w:rsidRPr="00000000">
        <w:rPr>
          <w:color w:val="4d4f51"/>
          <w:sz w:val="18"/>
          <w:szCs w:val="18"/>
          <w:highlight w:val="white"/>
          <w:rtl w:val="0"/>
        </w:rPr>
        <w:t xml:space="preserve">– these provide scalable frameworks for monitoring &amp; benchmarking.</w:t>
      </w:r>
    </w:p>
    <w:p w:rsidR="00000000" w:rsidDel="00000000" w:rsidP="00000000" w:rsidRDefault="00000000" w:rsidRPr="00000000" w14:paraId="00000653">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Architecture Evolution</w:t>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 modern data architecture is evolving with a goal of reduced latency between data producers and consumers. This consequently is leading to real time and low latency processing, bridging the traditional batch and interactive layers into hybrid architectures like Lambda and Kappa.</w:t>
      </w:r>
    </w:p>
    <w:p w:rsidR="00000000" w:rsidDel="00000000" w:rsidP="00000000" w:rsidRDefault="00000000" w:rsidRPr="00000000" w14:paraId="00000655">
      <w:pPr>
        <w:numPr>
          <w:ilvl w:val="0"/>
          <w:numId w:val="4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08">
        <w:r w:rsidDel="00000000" w:rsidR="00000000" w:rsidRPr="00000000">
          <w:rPr>
            <w:color w:val="96999c"/>
            <w:sz w:val="18"/>
            <w:szCs w:val="18"/>
            <w:highlight w:val="white"/>
            <w:rtl w:val="0"/>
          </w:rPr>
          <w:t xml:space="preserve">Lambda</w:t>
        </w:r>
      </w:hyperlink>
      <w:r w:rsidDel="00000000" w:rsidR="00000000" w:rsidRPr="00000000">
        <w:rPr>
          <w:color w:val="4d4f51"/>
          <w:sz w:val="18"/>
          <w:szCs w:val="18"/>
          <w:highlight w:val="white"/>
          <w:rtl w:val="0"/>
        </w:rPr>
        <w:t xml:space="preserve"> - Established architecture for a typical data pipeline. </w:t>
      </w:r>
      <w:hyperlink r:id="rId109">
        <w:r w:rsidDel="00000000" w:rsidR="00000000" w:rsidRPr="00000000">
          <w:rPr>
            <w:color w:val="96999c"/>
            <w:sz w:val="18"/>
            <w:szCs w:val="18"/>
            <w:highlight w:val="white"/>
            <w:rtl w:val="0"/>
          </w:rPr>
          <w:t xml:space="preserve">Mor</w:t>
        </w:r>
      </w:hyperlink>
      <w:r w:rsidDel="00000000" w:rsidR="00000000" w:rsidRPr="00000000">
        <w:rPr>
          <w:color w:val="4d4f51"/>
          <w:sz w:val="18"/>
          <w:szCs w:val="18"/>
          <w:highlight w:val="white"/>
          <w:u w:val="single"/>
          <w:rtl w:val="0"/>
        </w:rPr>
        <w:t xml:space="preserve">e</w:t>
      </w:r>
      <w:r w:rsidDel="00000000" w:rsidR="00000000" w:rsidRPr="00000000">
        <w:rPr>
          <w:color w:val="4d4f51"/>
          <w:sz w:val="18"/>
          <w:szCs w:val="18"/>
          <w:highlight w:val="white"/>
          <w:rtl w:val="0"/>
        </w:rPr>
        <w:t xml:space="preserve"> details.</w:t>
      </w:r>
    </w:p>
    <w:p w:rsidR="00000000" w:rsidDel="00000000" w:rsidP="00000000" w:rsidRDefault="00000000" w:rsidRPr="00000000" w14:paraId="00000656">
      <w:pPr>
        <w:numPr>
          <w:ilvl w:val="0"/>
          <w:numId w:val="4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0">
        <w:r w:rsidDel="00000000" w:rsidR="00000000" w:rsidRPr="00000000">
          <w:rPr>
            <w:color w:val="96999c"/>
            <w:sz w:val="18"/>
            <w:szCs w:val="18"/>
            <w:highlight w:val="white"/>
            <w:rtl w:val="0"/>
          </w:rPr>
          <w:t xml:space="preserve">Kappa</w:t>
        </w:r>
      </w:hyperlink>
      <w:r w:rsidDel="00000000" w:rsidR="00000000" w:rsidRPr="00000000">
        <w:rPr>
          <w:color w:val="4d4f51"/>
          <w:sz w:val="18"/>
          <w:szCs w:val="18"/>
          <w:highlight w:val="white"/>
          <w:rtl w:val="0"/>
        </w:rPr>
        <w:t xml:space="preserve">– An alternative architecture which moves the processing upstream to the Stream layer.</w:t>
      </w:r>
    </w:p>
    <w:p w:rsidR="00000000" w:rsidDel="00000000" w:rsidP="00000000" w:rsidRDefault="00000000" w:rsidRPr="00000000" w14:paraId="00000657">
      <w:pPr>
        <w:numPr>
          <w:ilvl w:val="0"/>
          <w:numId w:val="49"/>
        </w:numPr>
        <w:pBdr>
          <w:top w:space="0" w:sz="0" w:val="nil"/>
          <w:left w:space="0" w:sz="0" w:val="nil"/>
          <w:bottom w:space="0" w:sz="0" w:val="nil"/>
          <w:right w:space="0" w:sz="0" w:val="nil"/>
          <w:between w:space="0" w:sz="0" w:val="nil"/>
        </w:pBdr>
        <w:shd w:fill="auto" w:val="clear"/>
        <w:spacing w:after="540" w:lineRule="auto"/>
        <w:ind w:left="1320" w:hanging="360"/>
        <w:rPr>
          <w:sz w:val="18"/>
          <w:szCs w:val="18"/>
        </w:rPr>
      </w:pPr>
      <w:hyperlink r:id="rId111">
        <w:r w:rsidDel="00000000" w:rsidR="00000000" w:rsidRPr="00000000">
          <w:rPr>
            <w:color w:val="96999c"/>
            <w:sz w:val="18"/>
            <w:szCs w:val="18"/>
            <w:highlight w:val="white"/>
            <w:rtl w:val="0"/>
          </w:rPr>
          <w:t xml:space="preserve">SummingBird</w:t>
        </w:r>
      </w:hyperlink>
      <w:r w:rsidDel="00000000" w:rsidR="00000000" w:rsidRPr="00000000">
        <w:rPr>
          <w:color w:val="4d4f51"/>
          <w:sz w:val="18"/>
          <w:szCs w:val="18"/>
          <w:highlight w:val="white"/>
          <w:rtl w:val="0"/>
        </w:rPr>
        <w:t xml:space="preserve">– a reference model on bridging the online and traditional processing models. </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Before you deep dive into the actual layers, here are some general documents which can provide you a great background on NoSQL, Data Warehouse Scale Computing and Distributed Systems.</w:t>
      </w:r>
    </w:p>
    <w:p w:rsidR="00000000" w:rsidDel="00000000" w:rsidP="00000000" w:rsidRDefault="00000000" w:rsidRPr="00000000" w14:paraId="00000659">
      <w:pPr>
        <w:numPr>
          <w:ilvl w:val="0"/>
          <w:numId w:val="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2">
        <w:r w:rsidDel="00000000" w:rsidR="00000000" w:rsidRPr="00000000">
          <w:rPr>
            <w:color w:val="96999c"/>
            <w:sz w:val="18"/>
            <w:szCs w:val="18"/>
            <w:highlight w:val="white"/>
            <w:rtl w:val="0"/>
          </w:rPr>
          <w:t xml:space="preserve">Data center as a computer</w:t>
        </w:r>
      </w:hyperlink>
      <w:r w:rsidDel="00000000" w:rsidR="00000000" w:rsidRPr="00000000">
        <w:rPr>
          <w:color w:val="4d4f51"/>
          <w:sz w:val="18"/>
          <w:szCs w:val="18"/>
          <w:highlight w:val="white"/>
          <w:rtl w:val="0"/>
        </w:rPr>
        <w:t xml:space="preserve">– provides a great background on warehouse scale computing.</w:t>
      </w:r>
    </w:p>
    <w:p w:rsidR="00000000" w:rsidDel="00000000" w:rsidP="00000000" w:rsidRDefault="00000000" w:rsidRPr="00000000" w14:paraId="0000065A">
      <w:pPr>
        <w:numPr>
          <w:ilvl w:val="0"/>
          <w:numId w:val="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3">
        <w:r w:rsidDel="00000000" w:rsidR="00000000" w:rsidRPr="00000000">
          <w:rPr>
            <w:color w:val="96999c"/>
            <w:sz w:val="18"/>
            <w:szCs w:val="18"/>
            <w:highlight w:val="white"/>
            <w:rtl w:val="0"/>
          </w:rPr>
          <w:t xml:space="preserve">NOSQL Data Stores</w:t>
        </w:r>
      </w:hyperlink>
      <w:r w:rsidDel="00000000" w:rsidR="00000000" w:rsidRPr="00000000">
        <w:rPr>
          <w:color w:val="4d4f51"/>
          <w:sz w:val="18"/>
          <w:szCs w:val="18"/>
          <w:highlight w:val="white"/>
          <w:rtl w:val="0"/>
        </w:rPr>
        <w:t xml:space="preserve">– background on a diverse set of key-value, document and column oriented stores.</w:t>
      </w:r>
    </w:p>
    <w:p w:rsidR="00000000" w:rsidDel="00000000" w:rsidP="00000000" w:rsidRDefault="00000000" w:rsidRPr="00000000" w14:paraId="0000065B">
      <w:pPr>
        <w:numPr>
          <w:ilvl w:val="0"/>
          <w:numId w:val="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4">
        <w:r w:rsidDel="00000000" w:rsidR="00000000" w:rsidRPr="00000000">
          <w:rPr>
            <w:color w:val="96999c"/>
            <w:sz w:val="18"/>
            <w:szCs w:val="18"/>
            <w:highlight w:val="white"/>
            <w:rtl w:val="0"/>
          </w:rPr>
          <w:t xml:space="preserve">NoSQL Thesis</w:t>
        </w:r>
      </w:hyperlink>
      <w:r w:rsidDel="00000000" w:rsidR="00000000" w:rsidRPr="00000000">
        <w:rPr>
          <w:color w:val="4d4f51"/>
          <w:sz w:val="18"/>
          <w:szCs w:val="18"/>
          <w:highlight w:val="white"/>
          <w:rtl w:val="0"/>
        </w:rPr>
        <w:t xml:space="preserve">– great background on distributed systems, first generation NoSQL systems.</w:t>
      </w:r>
    </w:p>
    <w:p w:rsidR="00000000" w:rsidDel="00000000" w:rsidP="00000000" w:rsidRDefault="00000000" w:rsidRPr="00000000" w14:paraId="0000065C">
      <w:pPr>
        <w:numPr>
          <w:ilvl w:val="0"/>
          <w:numId w:val="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5">
        <w:r w:rsidDel="00000000" w:rsidR="00000000" w:rsidRPr="00000000">
          <w:rPr>
            <w:color w:val="96999c"/>
            <w:sz w:val="18"/>
            <w:szCs w:val="18"/>
            <w:highlight w:val="white"/>
            <w:rtl w:val="0"/>
          </w:rPr>
          <w:t xml:space="preserve">Large Scale Data Management</w:t>
        </w:r>
      </w:hyperlink>
      <w:r w:rsidDel="00000000" w:rsidR="00000000" w:rsidRPr="00000000">
        <w:rPr>
          <w:color w:val="4d4f51"/>
          <w:sz w:val="18"/>
          <w:szCs w:val="18"/>
          <w:highlight w:val="white"/>
          <w:rtl w:val="0"/>
        </w:rPr>
        <w:t xml:space="preserve">- covers the data model, the system architecture and the consistency model, ranging from traditional database vendors to new emerging internet-based enterprises. </w:t>
      </w:r>
    </w:p>
    <w:p w:rsidR="00000000" w:rsidDel="00000000" w:rsidP="00000000" w:rsidRDefault="00000000" w:rsidRPr="00000000" w14:paraId="0000065D">
      <w:pPr>
        <w:numPr>
          <w:ilvl w:val="0"/>
          <w:numId w:val="9"/>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16">
        <w:r w:rsidDel="00000000" w:rsidR="00000000" w:rsidRPr="00000000">
          <w:rPr>
            <w:color w:val="96999c"/>
            <w:sz w:val="18"/>
            <w:szCs w:val="18"/>
            <w:highlight w:val="white"/>
            <w:rtl w:val="0"/>
          </w:rPr>
          <w:t xml:space="preserve">Eventual Consistency</w:t>
        </w:r>
      </w:hyperlink>
      <w:r w:rsidDel="00000000" w:rsidR="00000000" w:rsidRPr="00000000">
        <w:rPr>
          <w:color w:val="4d4f51"/>
          <w:sz w:val="18"/>
          <w:szCs w:val="18"/>
          <w:highlight w:val="white"/>
          <w:rtl w:val="0"/>
        </w:rPr>
        <w:t xml:space="preserve">– background on the different consistency models for distributed systems.</w:t>
      </w:r>
    </w:p>
    <w:p w:rsidR="00000000" w:rsidDel="00000000" w:rsidP="00000000" w:rsidRDefault="00000000" w:rsidRPr="00000000" w14:paraId="0000065E">
      <w:pPr>
        <w:numPr>
          <w:ilvl w:val="0"/>
          <w:numId w:val="9"/>
        </w:numPr>
        <w:pBdr>
          <w:top w:space="0" w:sz="0" w:val="nil"/>
          <w:left w:space="0" w:sz="0" w:val="nil"/>
          <w:bottom w:space="0" w:sz="0" w:val="nil"/>
          <w:right w:space="0" w:sz="0" w:val="nil"/>
          <w:between w:space="0" w:sz="0" w:val="nil"/>
        </w:pBdr>
        <w:shd w:fill="auto" w:val="clear"/>
        <w:spacing w:after="540" w:lineRule="auto"/>
        <w:ind w:left="1320" w:hanging="360"/>
        <w:rPr>
          <w:sz w:val="18"/>
          <w:szCs w:val="18"/>
        </w:rPr>
      </w:pPr>
      <w:hyperlink r:id="rId117">
        <w:r w:rsidDel="00000000" w:rsidR="00000000" w:rsidRPr="00000000">
          <w:rPr>
            <w:color w:val="96999c"/>
            <w:sz w:val="18"/>
            <w:szCs w:val="18"/>
            <w:highlight w:val="white"/>
            <w:rtl w:val="0"/>
          </w:rPr>
          <w:t xml:space="preserve">CAP Theorem</w:t>
        </w:r>
      </w:hyperlink>
      <w:r w:rsidDel="00000000" w:rsidR="00000000" w:rsidRPr="00000000">
        <w:rPr>
          <w:color w:val="4d4f51"/>
          <w:sz w:val="18"/>
          <w:szCs w:val="18"/>
          <w:highlight w:val="white"/>
          <w:rtl w:val="0"/>
        </w:rPr>
        <w:t xml:space="preserve">– a nice background on CAP and its evolution.</w:t>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There also has been in the past a fierce debate between traditional Parallel DBMS with Map Reduce paradigm of processing. Pro </w:t>
      </w:r>
      <w:hyperlink r:id="rId118">
        <w:r w:rsidDel="00000000" w:rsidR="00000000" w:rsidRPr="00000000">
          <w:rPr>
            <w:color w:val="96999c"/>
            <w:sz w:val="18"/>
            <w:szCs w:val="18"/>
            <w:highlight w:val="white"/>
            <w:rtl w:val="0"/>
          </w:rPr>
          <w:t xml:space="preserve">parallel DBMS</w:t>
        </w:r>
      </w:hyperlink>
      <w:r w:rsidDel="00000000" w:rsidR="00000000" w:rsidRPr="00000000">
        <w:rPr>
          <w:color w:val="4d4f51"/>
          <w:sz w:val="18"/>
          <w:szCs w:val="18"/>
          <w:highlight w:val="white"/>
          <w:rtl w:val="0"/>
        </w:rPr>
        <w:t xml:space="preserve"> (</w:t>
      </w:r>
      <w:hyperlink r:id="rId119">
        <w:r w:rsidDel="00000000" w:rsidR="00000000" w:rsidRPr="00000000">
          <w:rPr>
            <w:color w:val="96999c"/>
            <w:sz w:val="18"/>
            <w:szCs w:val="18"/>
            <w:highlight w:val="white"/>
            <w:rtl w:val="0"/>
          </w:rPr>
          <w:t xml:space="preserve">another</w:t>
        </w:r>
      </w:hyperlink>
      <w:r w:rsidDel="00000000" w:rsidR="00000000" w:rsidRPr="00000000">
        <w:rPr>
          <w:color w:val="4d4f51"/>
          <w:sz w:val="18"/>
          <w:szCs w:val="18"/>
          <w:highlight w:val="white"/>
          <w:rtl w:val="0"/>
        </w:rPr>
        <w:t xml:space="preserve">) paper(s) was rebutted by the pro </w:t>
      </w:r>
      <w:hyperlink r:id="rId120">
        <w:r w:rsidDel="00000000" w:rsidR="00000000" w:rsidRPr="00000000">
          <w:rPr>
            <w:color w:val="96999c"/>
            <w:sz w:val="18"/>
            <w:szCs w:val="18"/>
            <w:highlight w:val="white"/>
            <w:rtl w:val="0"/>
          </w:rPr>
          <w:t xml:space="preserve">MapReduce</w:t>
        </w:r>
      </w:hyperlink>
      <w:r w:rsidDel="00000000" w:rsidR="00000000" w:rsidRPr="00000000">
        <w:rPr>
          <w:color w:val="4d4f51"/>
          <w:sz w:val="18"/>
          <w:szCs w:val="18"/>
          <w:highlight w:val="white"/>
          <w:rtl w:val="0"/>
        </w:rPr>
        <w:t xml:space="preserve"> one. Ironically the  Hadoop community from then has come full circle with the introduction of MPI style shared nothing based processing on Hadoop - </w:t>
      </w:r>
      <w:hyperlink r:id="rId121">
        <w:r w:rsidDel="00000000" w:rsidR="00000000" w:rsidRPr="00000000">
          <w:rPr>
            <w:color w:val="96999c"/>
            <w:sz w:val="18"/>
            <w:szCs w:val="18"/>
            <w:highlight w:val="white"/>
            <w:rtl w:val="0"/>
          </w:rPr>
          <w:t xml:space="preserve">SQL on Hadoo</w:t>
        </w:r>
      </w:hyperlink>
      <w:r w:rsidDel="00000000" w:rsidR="00000000" w:rsidRPr="00000000">
        <w:rPr>
          <w:color w:val="4d4f51"/>
          <w:sz w:val="18"/>
          <w:szCs w:val="18"/>
          <w:highlight w:val="white"/>
          <w:rtl w:val="0"/>
        </w:rPr>
        <w:t xml:space="preserve">p. </w:t>
      </w:r>
    </w:p>
    <w:p w:rsidR="00000000" w:rsidDel="00000000" w:rsidP="00000000" w:rsidRDefault="00000000" w:rsidRPr="00000000" w14:paraId="00000660">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File Systems </w:t>
      </w:r>
    </w:p>
    <w:p w:rsidR="00000000" w:rsidDel="00000000" w:rsidP="00000000" w:rsidRDefault="00000000" w:rsidRPr="00000000" w14:paraId="0000066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As the focus shifts to low latency processing, there is a shift from traditional disk based storage file systems to an  emergence of in memory file systems - which drastically reduces the I/O &amp; disk serialization cost. Tachyon and Spark </w:t>
      </w:r>
      <w:hyperlink r:id="rId122">
        <w:r w:rsidDel="00000000" w:rsidR="00000000" w:rsidRPr="00000000">
          <w:rPr>
            <w:color w:val="96999c"/>
            <w:sz w:val="18"/>
            <w:szCs w:val="18"/>
            <w:highlight w:val="white"/>
            <w:rtl w:val="0"/>
          </w:rPr>
          <w:t xml:space="preserve">RDD</w:t>
        </w:r>
      </w:hyperlink>
      <w:r w:rsidDel="00000000" w:rsidR="00000000" w:rsidRPr="00000000">
        <w:rPr>
          <w:color w:val="4d4f51"/>
          <w:sz w:val="18"/>
          <w:szCs w:val="18"/>
          <w:highlight w:val="white"/>
          <w:rtl w:val="0"/>
        </w:rPr>
        <w:t xml:space="preserve"> are examples of that evolution.</w:t>
      </w:r>
    </w:p>
    <w:p w:rsidR="00000000" w:rsidDel="00000000" w:rsidP="00000000" w:rsidRDefault="00000000" w:rsidRPr="00000000" w14:paraId="00000662">
      <w:pPr>
        <w:numPr>
          <w:ilvl w:val="0"/>
          <w:numId w:val="30"/>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23">
        <w:r w:rsidDel="00000000" w:rsidR="00000000" w:rsidRPr="00000000">
          <w:rPr>
            <w:color w:val="96999c"/>
            <w:sz w:val="18"/>
            <w:szCs w:val="18"/>
            <w:highlight w:val="white"/>
            <w:rtl w:val="0"/>
          </w:rPr>
          <w:t xml:space="preserve">Google File System</w:t>
        </w:r>
      </w:hyperlink>
      <w:r w:rsidDel="00000000" w:rsidR="00000000" w:rsidRPr="00000000">
        <w:rPr>
          <w:color w:val="4d4f51"/>
          <w:sz w:val="18"/>
          <w:szCs w:val="18"/>
          <w:highlight w:val="white"/>
          <w:rtl w:val="0"/>
        </w:rPr>
        <w:t xml:space="preserve">- The seminal work on Distributed File Systems which shaped the Hadoop File System.</w:t>
      </w:r>
    </w:p>
    <w:p w:rsidR="00000000" w:rsidDel="00000000" w:rsidP="00000000" w:rsidRDefault="00000000" w:rsidRPr="00000000" w14:paraId="00000663">
      <w:pPr>
        <w:numPr>
          <w:ilvl w:val="0"/>
          <w:numId w:val="30"/>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24">
        <w:r w:rsidDel="00000000" w:rsidR="00000000" w:rsidRPr="00000000">
          <w:rPr>
            <w:color w:val="96999c"/>
            <w:sz w:val="18"/>
            <w:szCs w:val="18"/>
            <w:highlight w:val="white"/>
            <w:rtl w:val="0"/>
          </w:rPr>
          <w:t xml:space="preserve">Hadoop File System</w:t>
        </w:r>
      </w:hyperlink>
      <w:r w:rsidDel="00000000" w:rsidR="00000000" w:rsidRPr="00000000">
        <w:rPr>
          <w:color w:val="4d4f51"/>
          <w:sz w:val="18"/>
          <w:szCs w:val="18"/>
          <w:highlight w:val="white"/>
          <w:rtl w:val="0"/>
        </w:rPr>
        <w:t xml:space="preserve">– Historical context/architecture on evolution of HDFS.</w:t>
      </w:r>
    </w:p>
    <w:p w:rsidR="00000000" w:rsidDel="00000000" w:rsidP="00000000" w:rsidRDefault="00000000" w:rsidRPr="00000000" w14:paraId="00000664">
      <w:pPr>
        <w:numPr>
          <w:ilvl w:val="0"/>
          <w:numId w:val="30"/>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25">
        <w:r w:rsidDel="00000000" w:rsidR="00000000" w:rsidRPr="00000000">
          <w:rPr>
            <w:color w:val="96999c"/>
            <w:sz w:val="18"/>
            <w:szCs w:val="18"/>
            <w:highlight w:val="white"/>
            <w:rtl w:val="0"/>
          </w:rPr>
          <w:t xml:space="preserve">Ceph File System</w:t>
        </w:r>
      </w:hyperlink>
      <w:r w:rsidDel="00000000" w:rsidR="00000000" w:rsidRPr="00000000">
        <w:rPr>
          <w:color w:val="4d4f51"/>
          <w:sz w:val="18"/>
          <w:szCs w:val="18"/>
          <w:highlight w:val="white"/>
          <w:rtl w:val="0"/>
        </w:rPr>
        <w:t xml:space="preserve">– An </w:t>
      </w:r>
      <w:hyperlink r:id="rId126">
        <w:r w:rsidDel="00000000" w:rsidR="00000000" w:rsidRPr="00000000">
          <w:rPr>
            <w:color w:val="96999c"/>
            <w:sz w:val="18"/>
            <w:szCs w:val="18"/>
            <w:highlight w:val="white"/>
            <w:rtl w:val="0"/>
          </w:rPr>
          <w:t xml:space="preserve">alternative</w:t>
        </w:r>
      </w:hyperlink>
      <w:r w:rsidDel="00000000" w:rsidR="00000000" w:rsidRPr="00000000">
        <w:rPr>
          <w:color w:val="4d4f51"/>
          <w:sz w:val="18"/>
          <w:szCs w:val="18"/>
          <w:highlight w:val="white"/>
          <w:rtl w:val="0"/>
        </w:rPr>
        <w:t xml:space="preserve"> to HDFS. </w:t>
      </w:r>
    </w:p>
    <w:p w:rsidR="00000000" w:rsidDel="00000000" w:rsidP="00000000" w:rsidRDefault="00000000" w:rsidRPr="00000000" w14:paraId="00000665">
      <w:pPr>
        <w:numPr>
          <w:ilvl w:val="0"/>
          <w:numId w:val="30"/>
        </w:numPr>
        <w:pBdr>
          <w:top w:space="0" w:sz="0" w:val="nil"/>
          <w:left w:space="0" w:sz="0" w:val="nil"/>
          <w:bottom w:space="0" w:sz="0" w:val="nil"/>
          <w:right w:space="0" w:sz="0" w:val="nil"/>
          <w:between w:space="0" w:sz="0" w:val="nil"/>
        </w:pBdr>
        <w:shd w:fill="auto" w:val="clear"/>
        <w:spacing w:after="540" w:lineRule="auto"/>
        <w:ind w:left="1320" w:hanging="360"/>
        <w:rPr>
          <w:sz w:val="18"/>
          <w:szCs w:val="18"/>
        </w:rPr>
      </w:pPr>
      <w:hyperlink r:id="rId127">
        <w:r w:rsidDel="00000000" w:rsidR="00000000" w:rsidRPr="00000000">
          <w:rPr>
            <w:color w:val="96999c"/>
            <w:sz w:val="18"/>
            <w:szCs w:val="18"/>
            <w:highlight w:val="white"/>
            <w:rtl w:val="0"/>
          </w:rPr>
          <w:t xml:space="preserve">Tachyon</w:t>
        </w:r>
      </w:hyperlink>
      <w:r w:rsidDel="00000000" w:rsidR="00000000" w:rsidRPr="00000000">
        <w:rPr>
          <w:color w:val="4d4f51"/>
          <w:sz w:val="18"/>
          <w:szCs w:val="18"/>
          <w:highlight w:val="white"/>
          <w:rtl w:val="0"/>
        </w:rPr>
        <w:t xml:space="preserve">– An in memory storage system to handle the modern day low latency data processing.</w:t>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File Systems have also seen an evolution on the file formats and compression techniques. The following references gives you a great background on the merits of row and column formats and the shift towards newer nested column oriented formats which are highly efficient for Big Data processing. Erasure codes are using some innovative techniques to reduce the triplication (3 replicas) schemes without compromising data recoverability and availability.  </w:t>
      </w:r>
    </w:p>
    <w:p w:rsidR="00000000" w:rsidDel="00000000" w:rsidP="00000000" w:rsidRDefault="00000000" w:rsidRPr="00000000" w14:paraId="00000667">
      <w:pPr>
        <w:numPr>
          <w:ilvl w:val="0"/>
          <w:numId w:val="21"/>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28">
        <w:r w:rsidDel="00000000" w:rsidR="00000000" w:rsidRPr="00000000">
          <w:rPr>
            <w:color w:val="96999c"/>
            <w:sz w:val="18"/>
            <w:szCs w:val="18"/>
            <w:highlight w:val="white"/>
            <w:rtl w:val="0"/>
          </w:rPr>
          <w:t xml:space="preserve">Column Oriented vs Row-Stores</w:t>
        </w:r>
      </w:hyperlink>
      <w:r w:rsidDel="00000000" w:rsidR="00000000" w:rsidRPr="00000000">
        <w:rPr>
          <w:color w:val="4d4f51"/>
          <w:sz w:val="18"/>
          <w:szCs w:val="18"/>
          <w:highlight w:val="white"/>
          <w:rtl w:val="0"/>
        </w:rPr>
        <w:t xml:space="preserve">– good overview of data layout, compression and materialization.</w:t>
      </w:r>
    </w:p>
    <w:p w:rsidR="00000000" w:rsidDel="00000000" w:rsidP="00000000" w:rsidRDefault="00000000" w:rsidRPr="00000000" w14:paraId="00000668">
      <w:pPr>
        <w:numPr>
          <w:ilvl w:val="0"/>
          <w:numId w:val="21"/>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29">
        <w:r w:rsidDel="00000000" w:rsidR="00000000" w:rsidRPr="00000000">
          <w:rPr>
            <w:color w:val="96999c"/>
            <w:sz w:val="18"/>
            <w:szCs w:val="18"/>
            <w:highlight w:val="white"/>
            <w:rtl w:val="0"/>
          </w:rPr>
          <w:t xml:space="preserve">RCFile</w:t>
        </w:r>
      </w:hyperlink>
      <w:r w:rsidDel="00000000" w:rsidR="00000000" w:rsidRPr="00000000">
        <w:rPr>
          <w:color w:val="4d4f51"/>
          <w:sz w:val="18"/>
          <w:szCs w:val="18"/>
          <w:highlight w:val="white"/>
          <w:rtl w:val="0"/>
        </w:rPr>
        <w:t xml:space="preserve">– Hybrid PAX structure which takes the best of both the column and row oriented stores.</w:t>
      </w:r>
    </w:p>
    <w:p w:rsidR="00000000" w:rsidDel="00000000" w:rsidP="00000000" w:rsidRDefault="00000000" w:rsidRPr="00000000" w14:paraId="00000669">
      <w:pPr>
        <w:numPr>
          <w:ilvl w:val="0"/>
          <w:numId w:val="21"/>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30">
        <w:r w:rsidDel="00000000" w:rsidR="00000000" w:rsidRPr="00000000">
          <w:rPr>
            <w:color w:val="96999c"/>
            <w:sz w:val="18"/>
            <w:szCs w:val="18"/>
            <w:highlight w:val="white"/>
            <w:rtl w:val="0"/>
          </w:rPr>
          <w:t xml:space="preserve">Parquet</w:t>
        </w:r>
      </w:hyperlink>
      <w:r w:rsidDel="00000000" w:rsidR="00000000" w:rsidRPr="00000000">
        <w:rPr>
          <w:color w:val="4d4f51"/>
          <w:sz w:val="18"/>
          <w:szCs w:val="18"/>
          <w:highlight w:val="white"/>
          <w:rtl w:val="0"/>
        </w:rPr>
        <w:t xml:space="preserve">– column oriented format first covered in Google’s Dremel’s paper.</w:t>
      </w:r>
    </w:p>
    <w:p w:rsidR="00000000" w:rsidDel="00000000" w:rsidP="00000000" w:rsidRDefault="00000000" w:rsidRPr="00000000" w14:paraId="0000066A">
      <w:pPr>
        <w:numPr>
          <w:ilvl w:val="0"/>
          <w:numId w:val="21"/>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31">
        <w:r w:rsidDel="00000000" w:rsidR="00000000" w:rsidRPr="00000000">
          <w:rPr>
            <w:color w:val="96999c"/>
            <w:sz w:val="18"/>
            <w:szCs w:val="18"/>
            <w:highlight w:val="white"/>
            <w:rtl w:val="0"/>
          </w:rPr>
          <w:t xml:space="preserve">ORCFile</w:t>
        </w:r>
      </w:hyperlink>
      <w:r w:rsidDel="00000000" w:rsidR="00000000" w:rsidRPr="00000000">
        <w:rPr>
          <w:color w:val="4d4f51"/>
          <w:sz w:val="18"/>
          <w:szCs w:val="18"/>
          <w:highlight w:val="white"/>
          <w:rtl w:val="0"/>
        </w:rPr>
        <w:t xml:space="preserve">– an improved column oriented format used by Hive.</w:t>
      </w:r>
    </w:p>
    <w:p w:rsidR="00000000" w:rsidDel="00000000" w:rsidP="00000000" w:rsidRDefault="00000000" w:rsidRPr="00000000" w14:paraId="0000066B">
      <w:pPr>
        <w:numPr>
          <w:ilvl w:val="0"/>
          <w:numId w:val="21"/>
        </w:numPr>
        <w:pBdr>
          <w:top w:space="0" w:sz="0" w:val="nil"/>
          <w:left w:space="0" w:sz="0" w:val="nil"/>
          <w:bottom w:space="0" w:sz="0" w:val="nil"/>
          <w:right w:space="0" w:sz="0" w:val="nil"/>
          <w:between w:space="0" w:sz="0" w:val="nil"/>
        </w:pBdr>
        <w:shd w:fill="auto" w:val="clear"/>
        <w:spacing w:after="0" w:afterAutospacing="0" w:lineRule="auto"/>
        <w:ind w:left="1320" w:hanging="360"/>
        <w:rPr>
          <w:sz w:val="18"/>
          <w:szCs w:val="18"/>
        </w:rPr>
      </w:pPr>
      <w:hyperlink r:id="rId132">
        <w:r w:rsidDel="00000000" w:rsidR="00000000" w:rsidRPr="00000000">
          <w:rPr>
            <w:color w:val="96999c"/>
            <w:sz w:val="18"/>
            <w:szCs w:val="18"/>
            <w:highlight w:val="white"/>
            <w:rtl w:val="0"/>
          </w:rPr>
          <w:t xml:space="preserve">Compression</w:t>
        </w:r>
      </w:hyperlink>
      <w:r w:rsidDel="00000000" w:rsidR="00000000" w:rsidRPr="00000000">
        <w:rPr>
          <w:color w:val="4d4f51"/>
          <w:sz w:val="18"/>
          <w:szCs w:val="18"/>
          <w:highlight w:val="white"/>
          <w:rtl w:val="0"/>
        </w:rPr>
        <w:t xml:space="preserve">– compression techniques and their comparison on the Hadoop ecosystem.</w:t>
      </w:r>
    </w:p>
    <w:p w:rsidR="00000000" w:rsidDel="00000000" w:rsidP="00000000" w:rsidRDefault="00000000" w:rsidRPr="00000000" w14:paraId="0000066C">
      <w:pPr>
        <w:numPr>
          <w:ilvl w:val="0"/>
          <w:numId w:val="21"/>
        </w:numPr>
        <w:pBdr>
          <w:top w:space="0" w:sz="0" w:val="nil"/>
          <w:left w:space="0" w:sz="0" w:val="nil"/>
          <w:bottom w:space="0" w:sz="0" w:val="nil"/>
          <w:right w:space="0" w:sz="0" w:val="nil"/>
          <w:between w:space="0" w:sz="0" w:val="nil"/>
        </w:pBdr>
        <w:shd w:fill="auto" w:val="clear"/>
        <w:spacing w:after="540" w:lineRule="auto"/>
        <w:ind w:left="1320" w:hanging="360"/>
        <w:rPr>
          <w:sz w:val="18"/>
          <w:szCs w:val="18"/>
        </w:rPr>
      </w:pPr>
      <w:hyperlink r:id="rId133">
        <w:r w:rsidDel="00000000" w:rsidR="00000000" w:rsidRPr="00000000">
          <w:rPr>
            <w:color w:val="96999c"/>
            <w:sz w:val="18"/>
            <w:szCs w:val="18"/>
            <w:highlight w:val="white"/>
            <w:rtl w:val="0"/>
          </w:rPr>
          <w:t xml:space="preserve">Erasure Codes</w:t>
        </w:r>
      </w:hyperlink>
      <w:r w:rsidDel="00000000" w:rsidR="00000000" w:rsidRPr="00000000">
        <w:rPr>
          <w:color w:val="4d4f51"/>
          <w:sz w:val="18"/>
          <w:szCs w:val="18"/>
          <w:highlight w:val="white"/>
          <w:rtl w:val="0"/>
        </w:rPr>
        <w:t xml:space="preserve">– background on erasure codes and techniques; improvement on the default triplication on </w:t>
      </w:r>
      <w:hyperlink r:id="rId134">
        <w:r w:rsidDel="00000000" w:rsidR="00000000" w:rsidRPr="00000000">
          <w:rPr>
            <w:color w:val="96999c"/>
            <w:sz w:val="18"/>
            <w:szCs w:val="18"/>
            <w:highlight w:val="white"/>
            <w:rtl w:val="0"/>
          </w:rPr>
          <w:t xml:space="preserve">Hadoop</w:t>
        </w:r>
      </w:hyperlink>
      <w:r w:rsidDel="00000000" w:rsidR="00000000" w:rsidRPr="00000000">
        <w:rPr>
          <w:color w:val="4d4f51"/>
          <w:sz w:val="18"/>
          <w:szCs w:val="18"/>
          <w:highlight w:val="white"/>
          <w:rtl w:val="0"/>
        </w:rPr>
        <w:t xml:space="preserve"> to reduce storage cost.</w:t>
      </w:r>
    </w:p>
    <w:p w:rsidR="00000000" w:rsidDel="00000000" w:rsidP="00000000" w:rsidRDefault="00000000" w:rsidRPr="00000000" w14:paraId="0000066D">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Data Stores</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Broadly, the distributed data stores are classified on ACID &amp; BASE stores depending on the continuum of strong to weak consistency respectively. BASE further is classified into KeyValue, Document, Column and Graph - depending on the underlying schema &amp; supported data structure. While there are multitude of systems and offerings in this space, I have covered few of the more prominent ones. I apologize if I have missed a significant one...</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BASE</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Key Value Stores</w:t>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35">
        <w:r w:rsidDel="00000000" w:rsidR="00000000" w:rsidRPr="00000000">
          <w:rPr>
            <w:color w:val="96999c"/>
            <w:sz w:val="18"/>
            <w:szCs w:val="18"/>
            <w:highlight w:val="white"/>
            <w:rtl w:val="0"/>
          </w:rPr>
          <w:t xml:space="preserve">Dynamo</w:t>
        </w:r>
      </w:hyperlink>
      <w:r w:rsidDel="00000000" w:rsidR="00000000" w:rsidRPr="00000000">
        <w:rPr>
          <w:color w:val="4d4f51"/>
          <w:sz w:val="18"/>
          <w:szCs w:val="18"/>
          <w:highlight w:val="white"/>
          <w:rtl w:val="0"/>
        </w:rPr>
        <w:t xml:space="preserve"> – key-value distributed storage system</w:t>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36">
        <w:r w:rsidDel="00000000" w:rsidR="00000000" w:rsidRPr="00000000">
          <w:rPr>
            <w:color w:val="96999c"/>
            <w:sz w:val="18"/>
            <w:szCs w:val="18"/>
            <w:highlight w:val="white"/>
            <w:rtl w:val="0"/>
          </w:rPr>
          <w:t xml:space="preserve">Cassandra</w:t>
        </w:r>
      </w:hyperlink>
      <w:r w:rsidDel="00000000" w:rsidR="00000000" w:rsidRPr="00000000">
        <w:rPr>
          <w:color w:val="4d4f51"/>
          <w:sz w:val="18"/>
          <w:szCs w:val="18"/>
          <w:highlight w:val="white"/>
          <w:rtl w:val="0"/>
        </w:rPr>
        <w:t xml:space="preserve"> – Inspired by Dynamo; a multi-dimensional key-value/column oriented data store.</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37">
        <w:r w:rsidDel="00000000" w:rsidR="00000000" w:rsidRPr="00000000">
          <w:rPr>
            <w:color w:val="96999c"/>
            <w:sz w:val="18"/>
            <w:szCs w:val="18"/>
            <w:highlight w:val="white"/>
            <w:rtl w:val="0"/>
          </w:rPr>
          <w:t xml:space="preserve">Voldemort</w:t>
        </w:r>
      </w:hyperlink>
      <w:r w:rsidDel="00000000" w:rsidR="00000000" w:rsidRPr="00000000">
        <w:rPr>
          <w:color w:val="4d4f51"/>
          <w:sz w:val="18"/>
          <w:szCs w:val="18"/>
          <w:highlight w:val="white"/>
          <w:rtl w:val="0"/>
        </w:rPr>
        <w:t xml:space="preserve"> – another one inspired by Dynamo, developed at LinkedIn.</w:t>
      </w:r>
    </w:p>
    <w:p w:rsidR="00000000" w:rsidDel="00000000" w:rsidP="00000000" w:rsidRDefault="00000000" w:rsidRPr="00000000" w14:paraId="0000067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Column Oriented Stores</w:t>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38">
        <w:r w:rsidDel="00000000" w:rsidR="00000000" w:rsidRPr="00000000">
          <w:rPr>
            <w:color w:val="96999c"/>
            <w:sz w:val="18"/>
            <w:szCs w:val="18"/>
            <w:highlight w:val="white"/>
            <w:rtl w:val="0"/>
          </w:rPr>
          <w:t xml:space="preserve">BigTable</w:t>
        </w:r>
      </w:hyperlink>
      <w:r w:rsidDel="00000000" w:rsidR="00000000" w:rsidRPr="00000000">
        <w:rPr>
          <w:color w:val="4d4f51"/>
          <w:sz w:val="18"/>
          <w:szCs w:val="18"/>
          <w:highlight w:val="white"/>
          <w:rtl w:val="0"/>
        </w:rPr>
        <w:t xml:space="preserve"> – seminal paper from Google on distributed column oriented data stores.</w:t>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39">
        <w:r w:rsidDel="00000000" w:rsidR="00000000" w:rsidRPr="00000000">
          <w:rPr>
            <w:color w:val="96999c"/>
            <w:sz w:val="18"/>
            <w:szCs w:val="18"/>
            <w:highlight w:val="white"/>
            <w:rtl w:val="0"/>
          </w:rPr>
          <w:t xml:space="preserve">HBase</w:t>
        </w:r>
      </w:hyperlink>
      <w:r w:rsidDel="00000000" w:rsidR="00000000" w:rsidRPr="00000000">
        <w:rPr>
          <w:color w:val="4d4f51"/>
          <w:sz w:val="18"/>
          <w:szCs w:val="18"/>
          <w:highlight w:val="white"/>
          <w:rtl w:val="0"/>
        </w:rPr>
        <w:t xml:space="preserve"> – while there is no definitive paper , this provides a good overview of the technology.</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0">
        <w:r w:rsidDel="00000000" w:rsidR="00000000" w:rsidRPr="00000000">
          <w:rPr>
            <w:color w:val="96999c"/>
            <w:sz w:val="18"/>
            <w:szCs w:val="18"/>
            <w:highlight w:val="white"/>
            <w:rtl w:val="0"/>
          </w:rPr>
          <w:t xml:space="preserve">Hypertable</w:t>
        </w:r>
      </w:hyperlink>
      <w:r w:rsidDel="00000000" w:rsidR="00000000" w:rsidRPr="00000000">
        <w:rPr>
          <w:color w:val="4d4f51"/>
          <w:sz w:val="18"/>
          <w:szCs w:val="18"/>
          <w:highlight w:val="white"/>
          <w:rtl w:val="0"/>
        </w:rPr>
        <w:t xml:space="preserve"> – provides a good overview of the architecture.</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Document Oriented Stores</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1">
        <w:r w:rsidDel="00000000" w:rsidR="00000000" w:rsidRPr="00000000">
          <w:rPr>
            <w:color w:val="96999c"/>
            <w:sz w:val="18"/>
            <w:szCs w:val="18"/>
            <w:highlight w:val="white"/>
            <w:rtl w:val="0"/>
          </w:rPr>
          <w:t xml:space="preserve">CouchDB</w:t>
        </w:r>
      </w:hyperlink>
      <w:r w:rsidDel="00000000" w:rsidR="00000000" w:rsidRPr="00000000">
        <w:rPr>
          <w:color w:val="4d4f51"/>
          <w:sz w:val="18"/>
          <w:szCs w:val="18"/>
          <w:highlight w:val="white"/>
          <w:rtl w:val="0"/>
        </w:rPr>
        <w:t xml:space="preserve"> – a popular document oriented data store.</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2">
        <w:r w:rsidDel="00000000" w:rsidR="00000000" w:rsidRPr="00000000">
          <w:rPr>
            <w:color w:val="96999c"/>
            <w:sz w:val="18"/>
            <w:szCs w:val="18"/>
            <w:highlight w:val="white"/>
            <w:rtl w:val="0"/>
          </w:rPr>
          <w:t xml:space="preserve">MongoDB</w:t>
        </w:r>
      </w:hyperlink>
      <w:r w:rsidDel="00000000" w:rsidR="00000000" w:rsidRPr="00000000">
        <w:rPr>
          <w:color w:val="4d4f51"/>
          <w:sz w:val="18"/>
          <w:szCs w:val="18"/>
          <w:highlight w:val="white"/>
          <w:rtl w:val="0"/>
        </w:rPr>
        <w:t xml:space="preserve"> – a good introduction to MongoDB architecture.</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Graph</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3">
        <w:r w:rsidDel="00000000" w:rsidR="00000000" w:rsidRPr="00000000">
          <w:rPr>
            <w:color w:val="96999c"/>
            <w:sz w:val="18"/>
            <w:szCs w:val="18"/>
            <w:highlight w:val="white"/>
            <w:rtl w:val="0"/>
          </w:rPr>
          <w:t xml:space="preserve">Neo4j</w:t>
        </w:r>
      </w:hyperlink>
      <w:r w:rsidDel="00000000" w:rsidR="00000000" w:rsidRPr="00000000">
        <w:rPr>
          <w:color w:val="4d4f51"/>
          <w:sz w:val="18"/>
          <w:szCs w:val="18"/>
          <w:highlight w:val="white"/>
          <w:rtl w:val="0"/>
        </w:rPr>
        <w:t xml:space="preserve"> – most popular Graph database.</w:t>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4">
        <w:r w:rsidDel="00000000" w:rsidR="00000000" w:rsidRPr="00000000">
          <w:rPr>
            <w:color w:val="96999c"/>
            <w:sz w:val="18"/>
            <w:szCs w:val="18"/>
            <w:highlight w:val="white"/>
            <w:rtl w:val="0"/>
          </w:rPr>
          <w:t xml:space="preserve">Titan</w:t>
        </w:r>
      </w:hyperlink>
      <w:r w:rsidDel="00000000" w:rsidR="00000000" w:rsidRPr="00000000">
        <w:rPr>
          <w:color w:val="4d4f51"/>
          <w:sz w:val="18"/>
          <w:szCs w:val="18"/>
          <w:highlight w:val="white"/>
          <w:rtl w:val="0"/>
        </w:rPr>
        <w:t xml:space="preserve"> – open source Graph database under the Apache license.</w:t>
      </w:r>
    </w:p>
    <w:p w:rsidR="00000000" w:rsidDel="00000000" w:rsidP="00000000" w:rsidRDefault="00000000" w:rsidRPr="00000000" w14:paraId="00000680">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ACID</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I see a lot of evolution happening in the open source community which will try and catch up with what Google has done – 3 out of the prominent papers below are from Google , they have solved the globally distributed consistent data store problem.</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5">
        <w:r w:rsidDel="00000000" w:rsidR="00000000" w:rsidRPr="00000000">
          <w:rPr>
            <w:color w:val="96999c"/>
            <w:sz w:val="18"/>
            <w:szCs w:val="18"/>
            <w:highlight w:val="white"/>
            <w:rtl w:val="0"/>
          </w:rPr>
          <w:t xml:space="preserve">Megastore</w:t>
        </w:r>
      </w:hyperlink>
      <w:r w:rsidDel="00000000" w:rsidR="00000000" w:rsidRPr="00000000">
        <w:rPr>
          <w:color w:val="4d4f51"/>
          <w:sz w:val="18"/>
          <w:szCs w:val="18"/>
          <w:highlight w:val="white"/>
          <w:rtl w:val="0"/>
        </w:rPr>
        <w:t xml:space="preserve"> – a highly available distributed consistent database. Uses Bigtable as its storage subsystem.</w:t>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6">
        <w:r w:rsidDel="00000000" w:rsidR="00000000" w:rsidRPr="00000000">
          <w:rPr>
            <w:color w:val="96999c"/>
            <w:sz w:val="18"/>
            <w:szCs w:val="18"/>
            <w:highlight w:val="white"/>
            <w:rtl w:val="0"/>
          </w:rPr>
          <w:t xml:space="preserve">Spanner</w:t>
        </w:r>
      </w:hyperlink>
      <w:r w:rsidDel="00000000" w:rsidR="00000000" w:rsidRPr="00000000">
        <w:rPr>
          <w:color w:val="4d4f51"/>
          <w:sz w:val="18"/>
          <w:szCs w:val="18"/>
          <w:highlight w:val="white"/>
          <w:rtl w:val="0"/>
        </w:rPr>
        <w:t xml:space="preserve"> – Globally distributed synchronously replicated linearizable database which supports SQL access.</w:t>
      </w:r>
    </w:p>
    <w:p w:rsidR="00000000" w:rsidDel="00000000" w:rsidP="00000000" w:rsidRDefault="00000000" w:rsidRPr="00000000" w14:paraId="0000068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7">
        <w:r w:rsidDel="00000000" w:rsidR="00000000" w:rsidRPr="00000000">
          <w:rPr>
            <w:color w:val="96999c"/>
            <w:sz w:val="18"/>
            <w:szCs w:val="18"/>
            <w:highlight w:val="white"/>
            <w:rtl w:val="0"/>
          </w:rPr>
          <w:t xml:space="preserve">MESA</w:t>
        </w:r>
      </w:hyperlink>
      <w:r w:rsidDel="00000000" w:rsidR="00000000" w:rsidRPr="00000000">
        <w:rPr>
          <w:color w:val="4d4f51"/>
          <w:sz w:val="18"/>
          <w:szCs w:val="18"/>
          <w:highlight w:val="white"/>
          <w:rtl w:val="0"/>
        </w:rPr>
        <w:t xml:space="preserve"> – provides consistency, high availability, reliability, fault tolerance and scalability for large data and query volumes.</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8">
        <w:r w:rsidDel="00000000" w:rsidR="00000000" w:rsidRPr="00000000">
          <w:rPr>
            <w:color w:val="96999c"/>
            <w:sz w:val="18"/>
            <w:szCs w:val="18"/>
            <w:highlight w:val="white"/>
            <w:rtl w:val="0"/>
          </w:rPr>
          <w:t xml:space="preserve">CockroachDB</w:t>
        </w:r>
      </w:hyperlink>
      <w:r w:rsidDel="00000000" w:rsidR="00000000" w:rsidRPr="00000000">
        <w:rPr>
          <w:color w:val="4d4f51"/>
          <w:sz w:val="18"/>
          <w:szCs w:val="18"/>
          <w:highlight w:val="white"/>
          <w:rtl w:val="0"/>
        </w:rPr>
        <w:t xml:space="preserve"> – An open source version of Spanner (led by former engineers) in active development.</w:t>
      </w:r>
    </w:p>
    <w:p w:rsidR="00000000" w:rsidDel="00000000" w:rsidP="00000000" w:rsidRDefault="00000000" w:rsidRPr="00000000" w14:paraId="00000686">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Resource Managers</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While the first generation of Hadoop ecosystem started with monolithic schedulers like YARN, the evolution now is towards hierarchical schedulers (Mesos), that can manage distinct workloads, across different kind of compute workloads, to achieve higher utilization and efficiency.</w:t>
      </w:r>
    </w:p>
    <w:p w:rsidR="00000000" w:rsidDel="00000000" w:rsidP="00000000" w:rsidRDefault="00000000" w:rsidRPr="00000000" w14:paraId="0000068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49">
        <w:r w:rsidDel="00000000" w:rsidR="00000000" w:rsidRPr="00000000">
          <w:rPr>
            <w:color w:val="96999c"/>
            <w:sz w:val="18"/>
            <w:szCs w:val="18"/>
            <w:highlight w:val="white"/>
            <w:rtl w:val="0"/>
          </w:rPr>
          <w:t xml:space="preserve">YARN</w:t>
        </w:r>
      </w:hyperlink>
      <w:r w:rsidDel="00000000" w:rsidR="00000000" w:rsidRPr="00000000">
        <w:rPr>
          <w:color w:val="4d4f51"/>
          <w:sz w:val="18"/>
          <w:szCs w:val="18"/>
          <w:highlight w:val="white"/>
          <w:rtl w:val="0"/>
        </w:rPr>
        <w:t xml:space="preserve"> – The next generation Hadoop compute framework.</w:t>
      </w:r>
    </w:p>
    <w:p w:rsidR="00000000" w:rsidDel="00000000" w:rsidP="00000000" w:rsidRDefault="00000000" w:rsidRPr="00000000" w14:paraId="0000068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0">
        <w:r w:rsidDel="00000000" w:rsidR="00000000" w:rsidRPr="00000000">
          <w:rPr>
            <w:color w:val="96999c"/>
            <w:sz w:val="18"/>
            <w:szCs w:val="18"/>
            <w:highlight w:val="white"/>
            <w:rtl w:val="0"/>
          </w:rPr>
          <w:t xml:space="preserve">Mesos</w:t>
        </w:r>
      </w:hyperlink>
      <w:r w:rsidDel="00000000" w:rsidR="00000000" w:rsidRPr="00000000">
        <w:rPr>
          <w:color w:val="4d4f51"/>
          <w:sz w:val="18"/>
          <w:szCs w:val="18"/>
          <w:highlight w:val="white"/>
          <w:rtl w:val="0"/>
        </w:rPr>
        <w:t xml:space="preserve"> – scheduling between multiple diverse cluster computing frameworks.</w:t>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These are loosely coupled with schedulers whose primary function is schedule jobs based on scheduling policies/configuration.</w:t>
      </w:r>
    </w:p>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Schedulers</w:t>
      </w:r>
    </w:p>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1">
        <w:r w:rsidDel="00000000" w:rsidR="00000000" w:rsidRPr="00000000">
          <w:rPr>
            <w:color w:val="96999c"/>
            <w:sz w:val="18"/>
            <w:szCs w:val="18"/>
            <w:highlight w:val="white"/>
            <w:rtl w:val="0"/>
          </w:rPr>
          <w:t xml:space="preserve">Capacity Scheduler </w:t>
        </w:r>
      </w:hyperlink>
      <w:r w:rsidDel="00000000" w:rsidR="00000000" w:rsidRPr="00000000">
        <w:rPr>
          <w:color w:val="4d4f51"/>
          <w:sz w:val="18"/>
          <w:szCs w:val="18"/>
          <w:highlight w:val="white"/>
          <w:rtl w:val="0"/>
        </w:rPr>
        <w:t xml:space="preserve">- introduction to different features of capacity scheduler. </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2">
        <w:r w:rsidDel="00000000" w:rsidR="00000000" w:rsidRPr="00000000">
          <w:rPr>
            <w:color w:val="96999c"/>
            <w:sz w:val="18"/>
            <w:szCs w:val="18"/>
            <w:highlight w:val="white"/>
            <w:rtl w:val="0"/>
          </w:rPr>
          <w:t xml:space="preserve">FairShare Scheduler</w:t>
        </w:r>
      </w:hyperlink>
      <w:r w:rsidDel="00000000" w:rsidR="00000000" w:rsidRPr="00000000">
        <w:rPr>
          <w:color w:val="4d4f51"/>
          <w:sz w:val="18"/>
          <w:szCs w:val="18"/>
          <w:highlight w:val="white"/>
          <w:rtl w:val="0"/>
        </w:rPr>
        <w:t xml:space="preserve"> - introduction to different features of fair scheduler.</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3">
        <w:r w:rsidDel="00000000" w:rsidR="00000000" w:rsidRPr="00000000">
          <w:rPr>
            <w:color w:val="96999c"/>
            <w:sz w:val="18"/>
            <w:szCs w:val="18"/>
            <w:highlight w:val="white"/>
            <w:rtl w:val="0"/>
          </w:rPr>
          <w:t xml:space="preserve">Delayed Scheduling</w:t>
        </w:r>
      </w:hyperlink>
      <w:r w:rsidDel="00000000" w:rsidR="00000000" w:rsidRPr="00000000">
        <w:rPr>
          <w:color w:val="4d4f51"/>
          <w:sz w:val="18"/>
          <w:szCs w:val="18"/>
          <w:highlight w:val="white"/>
          <w:rtl w:val="0"/>
        </w:rPr>
        <w:t xml:space="preserve"> - introduction to Delayed Scheduling for FairShare scheduler.</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ins w:author="Qing Chen" w:id="24" w:date="2019-03-01T20:01:07Z">
        <w:r w:rsidDel="00000000" w:rsidR="00000000" w:rsidRPr="00000000">
          <w:rPr>
            <w:color w:val="4d4f51"/>
            <w:sz w:val="18"/>
            <w:szCs w:val="18"/>
            <w:highlight w:val="white"/>
            <w:rtl w:val="0"/>
          </w:rPr>
          <w:t xml:space="preserve">u</w:t>
        </w:r>
      </w:ins>
      <w:hyperlink r:id="rId154">
        <w:r w:rsidDel="00000000" w:rsidR="00000000" w:rsidRPr="00000000">
          <w:rPr>
            <w:color w:val="96999c"/>
            <w:sz w:val="18"/>
            <w:szCs w:val="18"/>
            <w:highlight w:val="white"/>
            <w:rtl w:val="0"/>
          </w:rPr>
          <w:t xml:space="preserve">Fair &amp; Capacity schedulers</w:t>
        </w:r>
      </w:hyperlink>
      <w:r w:rsidDel="00000000" w:rsidR="00000000" w:rsidRPr="00000000">
        <w:rPr>
          <w:color w:val="4d4f51"/>
          <w:sz w:val="18"/>
          <w:szCs w:val="18"/>
          <w:highlight w:val="white"/>
          <w:rtl w:val="0"/>
        </w:rPr>
        <w:t xml:space="preserve"> – a survey of Hadoop schedulers.</w:t>
      </w:r>
    </w:p>
    <w:p w:rsidR="00000000" w:rsidDel="00000000" w:rsidP="00000000" w:rsidRDefault="00000000" w:rsidRPr="00000000" w14:paraId="00000693">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Coordination</w:t>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These are systems that are used for coordination and state management across distributed data systems.</w:t>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5">
        <w:r w:rsidDel="00000000" w:rsidR="00000000" w:rsidRPr="00000000">
          <w:rPr>
            <w:color w:val="96999c"/>
            <w:sz w:val="18"/>
            <w:szCs w:val="18"/>
            <w:highlight w:val="white"/>
            <w:rtl w:val="0"/>
          </w:rPr>
          <w:t xml:space="preserve">Paxos</w:t>
        </w:r>
      </w:hyperlink>
      <w:r w:rsidDel="00000000" w:rsidR="00000000" w:rsidRPr="00000000">
        <w:rPr>
          <w:color w:val="4d4f51"/>
          <w:sz w:val="18"/>
          <w:szCs w:val="18"/>
          <w:highlight w:val="white"/>
          <w:rtl w:val="0"/>
        </w:rPr>
        <w:t xml:space="preserve"> – a simple version of the </w:t>
      </w:r>
      <w:hyperlink r:id="rId156">
        <w:r w:rsidDel="00000000" w:rsidR="00000000" w:rsidRPr="00000000">
          <w:rPr>
            <w:color w:val="96999c"/>
            <w:sz w:val="18"/>
            <w:szCs w:val="18"/>
            <w:highlight w:val="white"/>
            <w:rtl w:val="0"/>
          </w:rPr>
          <w:t xml:space="preserve">classical</w:t>
        </w:r>
      </w:hyperlink>
      <w:r w:rsidDel="00000000" w:rsidR="00000000" w:rsidRPr="00000000">
        <w:rPr>
          <w:color w:val="4d4f51"/>
          <w:sz w:val="18"/>
          <w:szCs w:val="18"/>
          <w:highlight w:val="white"/>
          <w:rtl w:val="0"/>
        </w:rPr>
        <w:t xml:space="preserve"> paper; used for distributed systems consensus and coordination. </w:t>
      </w:r>
    </w:p>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7">
        <w:r w:rsidDel="00000000" w:rsidR="00000000" w:rsidRPr="00000000">
          <w:rPr>
            <w:color w:val="96999c"/>
            <w:sz w:val="18"/>
            <w:szCs w:val="18"/>
            <w:highlight w:val="white"/>
            <w:rtl w:val="0"/>
          </w:rPr>
          <w:t xml:space="preserve">Chubby</w:t>
        </w:r>
      </w:hyperlink>
      <w:r w:rsidDel="00000000" w:rsidR="00000000" w:rsidRPr="00000000">
        <w:rPr>
          <w:color w:val="4d4f51"/>
          <w:sz w:val="18"/>
          <w:szCs w:val="18"/>
          <w:highlight w:val="white"/>
          <w:rtl w:val="0"/>
        </w:rPr>
        <w:t xml:space="preserve"> – Google’s distributed locking service that implements Paxos.</w:t>
      </w:r>
    </w:p>
    <w:p w:rsidR="00000000" w:rsidDel="00000000" w:rsidP="00000000" w:rsidRDefault="00000000" w:rsidRPr="00000000" w14:paraId="0000069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8">
        <w:r w:rsidDel="00000000" w:rsidR="00000000" w:rsidRPr="00000000">
          <w:rPr>
            <w:color w:val="96999c"/>
            <w:sz w:val="18"/>
            <w:szCs w:val="18"/>
            <w:highlight w:val="white"/>
            <w:rtl w:val="0"/>
          </w:rPr>
          <w:t xml:space="preserve">Zookeeper</w:t>
        </w:r>
      </w:hyperlink>
      <w:r w:rsidDel="00000000" w:rsidR="00000000" w:rsidRPr="00000000">
        <w:rPr>
          <w:color w:val="4d4f51"/>
          <w:sz w:val="18"/>
          <w:szCs w:val="18"/>
          <w:highlight w:val="white"/>
          <w:rtl w:val="0"/>
        </w:rPr>
        <w:t xml:space="preserve"> – open source version inspired from Chubby though is general coordination service than simply a locking service </w:t>
      </w:r>
    </w:p>
    <w:p w:rsidR="00000000" w:rsidDel="00000000" w:rsidP="00000000" w:rsidRDefault="00000000" w:rsidRPr="00000000" w14:paraId="00000698">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Computational Frameworks</w:t>
      </w:r>
    </w:p>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 execution runtimes provide an environment for running distinct kinds of compute. The most common runtimes are</w:t>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59">
        <w:r w:rsidDel="00000000" w:rsidR="00000000" w:rsidRPr="00000000">
          <w:rPr>
            <w:color w:val="96999c"/>
            <w:sz w:val="18"/>
            <w:szCs w:val="18"/>
            <w:highlight w:val="white"/>
            <w:rtl w:val="0"/>
          </w:rPr>
          <w:t xml:space="preserve">Spark</w:t>
        </w:r>
      </w:hyperlink>
      <w:r w:rsidDel="00000000" w:rsidR="00000000" w:rsidRPr="00000000">
        <w:rPr>
          <w:color w:val="4d4f51"/>
          <w:sz w:val="18"/>
          <w:szCs w:val="18"/>
          <w:highlight w:val="white"/>
          <w:rtl w:val="0"/>
        </w:rPr>
        <w:t xml:space="preserve"> – its popularity and adoption is challenging the traditional Hadoop ecosystem.</w:t>
      </w:r>
    </w:p>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0">
        <w:r w:rsidDel="00000000" w:rsidR="00000000" w:rsidRPr="00000000">
          <w:rPr>
            <w:color w:val="96999c"/>
            <w:sz w:val="18"/>
            <w:szCs w:val="18"/>
            <w:highlight w:val="white"/>
            <w:rtl w:val="0"/>
          </w:rPr>
          <w:t xml:space="preserve">Flink</w:t>
        </w:r>
      </w:hyperlink>
      <w:r w:rsidDel="00000000" w:rsidR="00000000" w:rsidRPr="00000000">
        <w:rPr>
          <w:color w:val="4d4f51"/>
          <w:sz w:val="18"/>
          <w:szCs w:val="18"/>
          <w:highlight w:val="white"/>
          <w:rtl w:val="0"/>
        </w:rPr>
        <w:t xml:space="preserve"> – very similar to Spark ecosystem; strength over Spark is in iterative processing.</w:t>
      </w:r>
    </w:p>
    <w:p w:rsidR="00000000" w:rsidDel="00000000" w:rsidP="00000000" w:rsidRDefault="00000000" w:rsidRPr="00000000" w14:paraId="0000069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 frameworks broadly can be classified based on the model and latency of processing</w:t>
      </w:r>
    </w:p>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Batch</w:t>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1">
        <w:r w:rsidDel="00000000" w:rsidR="00000000" w:rsidRPr="00000000">
          <w:rPr>
            <w:color w:val="96999c"/>
            <w:sz w:val="18"/>
            <w:szCs w:val="18"/>
            <w:highlight w:val="white"/>
            <w:rtl w:val="0"/>
          </w:rPr>
          <w:t xml:space="preserve">MapReduce</w:t>
        </w:r>
      </w:hyperlink>
      <w:r w:rsidDel="00000000" w:rsidR="00000000" w:rsidRPr="00000000">
        <w:rPr>
          <w:color w:val="4d4f51"/>
          <w:sz w:val="18"/>
          <w:szCs w:val="18"/>
          <w:highlight w:val="white"/>
          <w:rtl w:val="0"/>
        </w:rPr>
        <w:t xml:space="preserve"> – The seminal paper from Google on MapReduce.</w:t>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2">
        <w:r w:rsidDel="00000000" w:rsidR="00000000" w:rsidRPr="00000000">
          <w:rPr>
            <w:color w:val="96999c"/>
            <w:sz w:val="18"/>
            <w:szCs w:val="18"/>
            <w:highlight w:val="white"/>
            <w:rtl w:val="0"/>
          </w:rPr>
          <w:t xml:space="preserve">MapReduce Survey</w:t>
        </w:r>
      </w:hyperlink>
      <w:r w:rsidDel="00000000" w:rsidR="00000000" w:rsidRPr="00000000">
        <w:rPr>
          <w:color w:val="4d4f51"/>
          <w:sz w:val="18"/>
          <w:szCs w:val="18"/>
          <w:highlight w:val="white"/>
          <w:rtl w:val="0"/>
        </w:rPr>
        <w:t xml:space="preserve"> – A dated, yet a good paper; survey of Map Reduce frameworks.</w:t>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Iterative (BSP)</w:t>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3">
        <w:r w:rsidDel="00000000" w:rsidR="00000000" w:rsidRPr="00000000">
          <w:rPr>
            <w:color w:val="96999c"/>
            <w:sz w:val="18"/>
            <w:szCs w:val="18"/>
            <w:highlight w:val="white"/>
            <w:rtl w:val="0"/>
          </w:rPr>
          <w:t xml:space="preserve">Pregel</w:t>
        </w:r>
      </w:hyperlink>
      <w:r w:rsidDel="00000000" w:rsidR="00000000" w:rsidRPr="00000000">
        <w:rPr>
          <w:color w:val="4d4f51"/>
          <w:sz w:val="18"/>
          <w:szCs w:val="18"/>
          <w:highlight w:val="white"/>
          <w:rtl w:val="0"/>
        </w:rPr>
        <w:t xml:space="preserve"> – Google’s paper on large scale graph processing</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4">
        <w:r w:rsidDel="00000000" w:rsidR="00000000" w:rsidRPr="00000000">
          <w:rPr>
            <w:color w:val="96999c"/>
            <w:sz w:val="18"/>
            <w:szCs w:val="18"/>
            <w:highlight w:val="white"/>
            <w:rtl w:val="0"/>
          </w:rPr>
          <w:t xml:space="preserve">Giraph</w:t>
        </w:r>
      </w:hyperlink>
      <w:r w:rsidDel="00000000" w:rsidR="00000000" w:rsidRPr="00000000">
        <w:rPr>
          <w:color w:val="4d4f51"/>
          <w:sz w:val="18"/>
          <w:szCs w:val="18"/>
          <w:highlight w:val="white"/>
          <w:rtl w:val="0"/>
        </w:rPr>
        <w:t xml:space="preserve"> - large-scale distributed Graph processing system modelled around Pregel</w:t>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5">
        <w:r w:rsidDel="00000000" w:rsidR="00000000" w:rsidRPr="00000000">
          <w:rPr>
            <w:color w:val="96999c"/>
            <w:sz w:val="18"/>
            <w:szCs w:val="18"/>
            <w:highlight w:val="white"/>
            <w:rtl w:val="0"/>
          </w:rPr>
          <w:t xml:space="preserve">GraphX</w:t>
        </w:r>
      </w:hyperlink>
      <w:r w:rsidDel="00000000" w:rsidR="00000000" w:rsidRPr="00000000">
        <w:rPr>
          <w:color w:val="4d4f51"/>
          <w:sz w:val="18"/>
          <w:szCs w:val="18"/>
          <w:highlight w:val="white"/>
          <w:rtl w:val="0"/>
        </w:rPr>
        <w:t xml:space="preserve"> - graph computation framework that unifies graph-parallel and data parallel computation.</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6">
        <w:r w:rsidDel="00000000" w:rsidR="00000000" w:rsidRPr="00000000">
          <w:rPr>
            <w:color w:val="96999c"/>
            <w:sz w:val="18"/>
            <w:szCs w:val="18"/>
            <w:highlight w:val="white"/>
            <w:rtl w:val="0"/>
          </w:rPr>
          <w:t xml:space="preserve">Hama</w:t>
        </w:r>
      </w:hyperlink>
      <w:r w:rsidDel="00000000" w:rsidR="00000000" w:rsidRPr="00000000">
        <w:rPr>
          <w:color w:val="4d4f51"/>
          <w:sz w:val="18"/>
          <w:szCs w:val="18"/>
          <w:highlight w:val="white"/>
          <w:rtl w:val="0"/>
        </w:rPr>
        <w:t xml:space="preserve"> - general BSP computing engine on top of Hadoop</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7">
        <w:r w:rsidDel="00000000" w:rsidR="00000000" w:rsidRPr="00000000">
          <w:rPr>
            <w:color w:val="96999c"/>
            <w:sz w:val="18"/>
            <w:szCs w:val="18"/>
            <w:highlight w:val="white"/>
            <w:rtl w:val="0"/>
          </w:rPr>
          <w:t xml:space="preserve">Open source graph processing </w:t>
        </w:r>
      </w:hyperlink>
      <w:r w:rsidDel="00000000" w:rsidR="00000000" w:rsidRPr="00000000">
        <w:rPr>
          <w:color w:val="4d4f51"/>
          <w:sz w:val="18"/>
          <w:szCs w:val="18"/>
          <w:highlight w:val="white"/>
          <w:rtl w:val="0"/>
        </w:rPr>
        <w:t xml:space="preserve"> survey of open source systems modelled around Pregel BSP.</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Streaming</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8">
        <w:r w:rsidDel="00000000" w:rsidR="00000000" w:rsidRPr="00000000">
          <w:rPr>
            <w:color w:val="96999c"/>
            <w:sz w:val="18"/>
            <w:szCs w:val="18"/>
            <w:highlight w:val="white"/>
            <w:rtl w:val="0"/>
          </w:rPr>
          <w:t xml:space="preserve">Stream Processing</w:t>
        </w:r>
      </w:hyperlink>
      <w:r w:rsidDel="00000000" w:rsidR="00000000" w:rsidRPr="00000000">
        <w:rPr>
          <w:color w:val="4d4f51"/>
          <w:sz w:val="18"/>
          <w:szCs w:val="18"/>
          <w:highlight w:val="white"/>
          <w:rtl w:val="0"/>
        </w:rPr>
        <w:t xml:space="preserve"> – A great overview of the distinct real time processing systems </w:t>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69">
        <w:r w:rsidDel="00000000" w:rsidR="00000000" w:rsidRPr="00000000">
          <w:rPr>
            <w:color w:val="96999c"/>
            <w:sz w:val="18"/>
            <w:szCs w:val="18"/>
            <w:highlight w:val="white"/>
            <w:rtl w:val="0"/>
          </w:rPr>
          <w:t xml:space="preserve">Storm</w:t>
        </w:r>
      </w:hyperlink>
      <w:r w:rsidDel="00000000" w:rsidR="00000000" w:rsidRPr="00000000">
        <w:rPr>
          <w:color w:val="4d4f51"/>
          <w:sz w:val="18"/>
          <w:szCs w:val="18"/>
          <w:highlight w:val="white"/>
          <w:rtl w:val="0"/>
        </w:rPr>
        <w:t xml:space="preserve"> – Real time big data processing system</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0">
        <w:r w:rsidDel="00000000" w:rsidR="00000000" w:rsidRPr="00000000">
          <w:rPr>
            <w:color w:val="96999c"/>
            <w:sz w:val="18"/>
            <w:szCs w:val="18"/>
            <w:highlight w:val="white"/>
            <w:rtl w:val="0"/>
          </w:rPr>
          <w:t xml:space="preserve">Samza</w:t>
        </w:r>
      </w:hyperlink>
      <w:r w:rsidDel="00000000" w:rsidR="00000000" w:rsidRPr="00000000">
        <w:rPr>
          <w:color w:val="4d4f51"/>
          <w:sz w:val="18"/>
          <w:szCs w:val="18"/>
          <w:highlight w:val="white"/>
          <w:rtl w:val="0"/>
        </w:rPr>
        <w:t xml:space="preserve">  - stream processing framework from LinkedIn</w:t>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1">
        <w:r w:rsidDel="00000000" w:rsidR="00000000" w:rsidRPr="00000000">
          <w:rPr>
            <w:color w:val="96999c"/>
            <w:sz w:val="18"/>
            <w:szCs w:val="18"/>
            <w:highlight w:val="white"/>
            <w:rtl w:val="0"/>
          </w:rPr>
          <w:t xml:space="preserve">Spark Streaming</w:t>
        </w:r>
      </w:hyperlink>
      <w:r w:rsidDel="00000000" w:rsidR="00000000" w:rsidRPr="00000000">
        <w:rPr>
          <w:color w:val="4d4f51"/>
          <w:sz w:val="18"/>
          <w:szCs w:val="18"/>
          <w:highlight w:val="white"/>
          <w:rtl w:val="0"/>
        </w:rPr>
        <w:t xml:space="preserve"> – introduced the micro batch architecture bridging the traditional batch and interactive processing.</w:t>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Interactive</w:t>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2">
        <w:r w:rsidDel="00000000" w:rsidR="00000000" w:rsidRPr="00000000">
          <w:rPr>
            <w:color w:val="96999c"/>
            <w:sz w:val="18"/>
            <w:szCs w:val="18"/>
            <w:highlight w:val="white"/>
            <w:rtl w:val="0"/>
          </w:rPr>
          <w:t xml:space="preserve">Dremel</w:t>
        </w:r>
      </w:hyperlink>
      <w:r w:rsidDel="00000000" w:rsidR="00000000" w:rsidRPr="00000000">
        <w:rPr>
          <w:color w:val="4d4f51"/>
          <w:sz w:val="18"/>
          <w:szCs w:val="18"/>
          <w:highlight w:val="white"/>
          <w:rtl w:val="0"/>
        </w:rPr>
        <w:t xml:space="preserve"> – Google’s paper on how it processes interactive big data workloads, which laid the groundwork for multiple open source SQL systems on Hadoop.</w:t>
      </w:r>
    </w:p>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3">
        <w:r w:rsidDel="00000000" w:rsidR="00000000" w:rsidRPr="00000000">
          <w:rPr>
            <w:color w:val="96999c"/>
            <w:sz w:val="18"/>
            <w:szCs w:val="18"/>
            <w:highlight w:val="white"/>
            <w:rtl w:val="0"/>
          </w:rPr>
          <w:t xml:space="preserve">Impala</w:t>
        </w:r>
      </w:hyperlink>
      <w:r w:rsidDel="00000000" w:rsidR="00000000" w:rsidRPr="00000000">
        <w:rPr>
          <w:color w:val="4d4f51"/>
          <w:sz w:val="18"/>
          <w:szCs w:val="18"/>
          <w:highlight w:val="white"/>
          <w:rtl w:val="0"/>
        </w:rPr>
        <w:t xml:space="preserve"> – MPI style processing on make Hadoop performant for interactive workloads.</w:t>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4">
        <w:r w:rsidDel="00000000" w:rsidR="00000000" w:rsidRPr="00000000">
          <w:rPr>
            <w:color w:val="96999c"/>
            <w:sz w:val="18"/>
            <w:szCs w:val="18"/>
            <w:highlight w:val="white"/>
            <w:rtl w:val="0"/>
          </w:rPr>
          <w:t xml:space="preserve">Drill</w:t>
        </w:r>
      </w:hyperlink>
      <w:r w:rsidDel="00000000" w:rsidR="00000000" w:rsidRPr="00000000">
        <w:rPr>
          <w:color w:val="4d4f51"/>
          <w:sz w:val="18"/>
          <w:szCs w:val="18"/>
          <w:highlight w:val="white"/>
          <w:rtl w:val="0"/>
        </w:rPr>
        <w:t xml:space="preserve"> – A open source implementation of Dremel.</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5">
        <w:r w:rsidDel="00000000" w:rsidR="00000000" w:rsidRPr="00000000">
          <w:rPr>
            <w:color w:val="96999c"/>
            <w:sz w:val="18"/>
            <w:szCs w:val="18"/>
            <w:highlight w:val="white"/>
            <w:rtl w:val="0"/>
          </w:rPr>
          <w:t xml:space="preserve">Shark</w:t>
        </w:r>
      </w:hyperlink>
      <w:r w:rsidDel="00000000" w:rsidR="00000000" w:rsidRPr="00000000">
        <w:rPr>
          <w:color w:val="4d4f51"/>
          <w:sz w:val="18"/>
          <w:szCs w:val="18"/>
          <w:highlight w:val="white"/>
          <w:rtl w:val="0"/>
        </w:rPr>
        <w:t xml:space="preserve"> – provides a good introduction to the data analysis capabilities on the Spark ecosystem.</w:t>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6">
        <w:r w:rsidDel="00000000" w:rsidR="00000000" w:rsidRPr="00000000">
          <w:rPr>
            <w:color w:val="96999c"/>
            <w:sz w:val="18"/>
            <w:szCs w:val="18"/>
            <w:highlight w:val="white"/>
            <w:rtl w:val="0"/>
          </w:rPr>
          <w:t xml:space="preserve">Shark</w:t>
        </w:r>
      </w:hyperlink>
      <w:r w:rsidDel="00000000" w:rsidR="00000000" w:rsidRPr="00000000">
        <w:rPr>
          <w:color w:val="4d4f51"/>
          <w:sz w:val="18"/>
          <w:szCs w:val="18"/>
          <w:highlight w:val="white"/>
          <w:rtl w:val="0"/>
        </w:rPr>
        <w:t xml:space="preserve"> – another great paper which goes deeper into SQL access.</w:t>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7">
        <w:r w:rsidDel="00000000" w:rsidR="00000000" w:rsidRPr="00000000">
          <w:rPr>
            <w:color w:val="96999c"/>
            <w:sz w:val="18"/>
            <w:szCs w:val="18"/>
            <w:highlight w:val="white"/>
            <w:rtl w:val="0"/>
          </w:rPr>
          <w:t xml:space="preserve">Dryad</w:t>
        </w:r>
      </w:hyperlink>
      <w:r w:rsidDel="00000000" w:rsidR="00000000" w:rsidRPr="00000000">
        <w:rPr>
          <w:color w:val="4d4f51"/>
          <w:sz w:val="18"/>
          <w:szCs w:val="18"/>
          <w:highlight w:val="white"/>
          <w:rtl w:val="0"/>
        </w:rPr>
        <w:t xml:space="preserve"> – Configuring &amp; executing parallel data pipelines using DAG.</w:t>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8">
        <w:r w:rsidDel="00000000" w:rsidR="00000000" w:rsidRPr="00000000">
          <w:rPr>
            <w:color w:val="96999c"/>
            <w:sz w:val="18"/>
            <w:szCs w:val="18"/>
            <w:highlight w:val="white"/>
            <w:rtl w:val="0"/>
          </w:rPr>
          <w:t xml:space="preserve">Tez</w:t>
        </w:r>
      </w:hyperlink>
      <w:r w:rsidDel="00000000" w:rsidR="00000000" w:rsidRPr="00000000">
        <w:rPr>
          <w:color w:val="4d4f51"/>
          <w:sz w:val="18"/>
          <w:szCs w:val="18"/>
          <w:highlight w:val="white"/>
          <w:rtl w:val="0"/>
        </w:rPr>
        <w:t xml:space="preserve"> – open source implementation of Dryad using YARN.</w:t>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79">
        <w:r w:rsidDel="00000000" w:rsidR="00000000" w:rsidRPr="00000000">
          <w:rPr>
            <w:color w:val="96999c"/>
            <w:sz w:val="18"/>
            <w:szCs w:val="18"/>
            <w:highlight w:val="white"/>
            <w:rtl w:val="0"/>
          </w:rPr>
          <w:t xml:space="preserve">BlinkDB</w:t>
        </w:r>
      </w:hyperlink>
      <w:r w:rsidDel="00000000" w:rsidR="00000000" w:rsidRPr="00000000">
        <w:rPr>
          <w:color w:val="4d4f51"/>
          <w:sz w:val="18"/>
          <w:szCs w:val="18"/>
          <w:highlight w:val="white"/>
          <w:rtl w:val="0"/>
        </w:rPr>
        <w:t xml:space="preserve"> - enabling interactive queries over data samples and presenting results annotated with meaningful error bars</w:t>
      </w:r>
    </w:p>
    <w:p w:rsidR="00000000" w:rsidDel="00000000" w:rsidP="00000000" w:rsidRDefault="00000000" w:rsidRPr="00000000" w14:paraId="000006B6">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RealTime</w:t>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0">
        <w:r w:rsidDel="00000000" w:rsidR="00000000" w:rsidRPr="00000000">
          <w:rPr>
            <w:color w:val="96999c"/>
            <w:sz w:val="18"/>
            <w:szCs w:val="18"/>
            <w:highlight w:val="white"/>
            <w:rtl w:val="0"/>
          </w:rPr>
          <w:t xml:space="preserve">Druid</w:t>
        </w:r>
      </w:hyperlink>
      <w:r w:rsidDel="00000000" w:rsidR="00000000" w:rsidRPr="00000000">
        <w:rPr>
          <w:color w:val="4d4f51"/>
          <w:sz w:val="18"/>
          <w:szCs w:val="18"/>
          <w:highlight w:val="white"/>
          <w:rtl w:val="0"/>
        </w:rPr>
        <w:t xml:space="preserve"> – a real time OLAP data store. Operationalized time series analytics databases</w:t>
      </w:r>
    </w:p>
    <w:p w:rsidR="00000000" w:rsidDel="00000000" w:rsidP="00000000" w:rsidRDefault="00000000" w:rsidRPr="00000000" w14:paraId="000006B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1">
        <w:r w:rsidDel="00000000" w:rsidR="00000000" w:rsidRPr="00000000">
          <w:rPr>
            <w:color w:val="96999c"/>
            <w:sz w:val="18"/>
            <w:szCs w:val="18"/>
            <w:highlight w:val="white"/>
            <w:rtl w:val="0"/>
          </w:rPr>
          <w:t xml:space="preserve">Pinot</w:t>
        </w:r>
      </w:hyperlink>
      <w:r w:rsidDel="00000000" w:rsidR="00000000" w:rsidRPr="00000000">
        <w:rPr>
          <w:color w:val="4d4f51"/>
          <w:sz w:val="18"/>
          <w:szCs w:val="18"/>
          <w:highlight w:val="white"/>
          <w:rtl w:val="0"/>
        </w:rPr>
        <w:t xml:space="preserve"> – LinkedIn OLAP data store very similar to Druid. </w:t>
      </w:r>
    </w:p>
    <w:p w:rsidR="00000000" w:rsidDel="00000000" w:rsidP="00000000" w:rsidRDefault="00000000" w:rsidRPr="00000000" w14:paraId="000006B9">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Data Analysis</w:t>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The analysis tools range from declarative languages like SQL to procedural languages like Pig. Libraries on the other hand are supporting out of the box implementations of the most common data mining and machine learning libraries.</w:t>
      </w:r>
    </w:p>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Tools</w:t>
      </w:r>
    </w:p>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2">
        <w:r w:rsidDel="00000000" w:rsidR="00000000" w:rsidRPr="00000000">
          <w:rPr>
            <w:color w:val="96999c"/>
            <w:sz w:val="18"/>
            <w:szCs w:val="18"/>
            <w:highlight w:val="white"/>
            <w:rtl w:val="0"/>
          </w:rPr>
          <w:t xml:space="preserve">Pig</w:t>
        </w:r>
      </w:hyperlink>
      <w:r w:rsidDel="00000000" w:rsidR="00000000" w:rsidRPr="00000000">
        <w:rPr>
          <w:color w:val="4d4f51"/>
          <w:sz w:val="18"/>
          <w:szCs w:val="18"/>
          <w:highlight w:val="white"/>
          <w:rtl w:val="0"/>
        </w:rPr>
        <w:t xml:space="preserve"> – Provides a good overview of Pig Latin.</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3">
        <w:r w:rsidDel="00000000" w:rsidR="00000000" w:rsidRPr="00000000">
          <w:rPr>
            <w:color w:val="96999c"/>
            <w:sz w:val="18"/>
            <w:szCs w:val="18"/>
            <w:highlight w:val="white"/>
            <w:rtl w:val="0"/>
          </w:rPr>
          <w:t xml:space="preserve">Pig</w:t>
        </w:r>
      </w:hyperlink>
      <w:r w:rsidDel="00000000" w:rsidR="00000000" w:rsidRPr="00000000">
        <w:rPr>
          <w:color w:val="4d4f51"/>
          <w:sz w:val="18"/>
          <w:szCs w:val="18"/>
          <w:highlight w:val="white"/>
          <w:rtl w:val="0"/>
        </w:rPr>
        <w:t xml:space="preserve"> – provide an introduction of how to build data pipelines using Pig.</w:t>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4">
        <w:r w:rsidDel="00000000" w:rsidR="00000000" w:rsidRPr="00000000">
          <w:rPr>
            <w:color w:val="96999c"/>
            <w:sz w:val="18"/>
            <w:szCs w:val="18"/>
            <w:highlight w:val="white"/>
            <w:rtl w:val="0"/>
          </w:rPr>
          <w:t xml:space="preserve">Hive</w:t>
        </w:r>
      </w:hyperlink>
      <w:r w:rsidDel="00000000" w:rsidR="00000000" w:rsidRPr="00000000">
        <w:rPr>
          <w:color w:val="4d4f51"/>
          <w:sz w:val="18"/>
          <w:szCs w:val="18"/>
          <w:highlight w:val="white"/>
          <w:rtl w:val="0"/>
        </w:rPr>
        <w:t xml:space="preserve"> – provides an introduction of Hive.</w:t>
      </w:r>
    </w:p>
    <w:p w:rsidR="00000000" w:rsidDel="00000000" w:rsidP="00000000" w:rsidRDefault="00000000" w:rsidRPr="00000000" w14:paraId="000006B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5">
        <w:r w:rsidDel="00000000" w:rsidR="00000000" w:rsidRPr="00000000">
          <w:rPr>
            <w:color w:val="96999c"/>
            <w:sz w:val="18"/>
            <w:szCs w:val="18"/>
            <w:highlight w:val="white"/>
            <w:rtl w:val="0"/>
          </w:rPr>
          <w:t xml:space="preserve">Hive</w:t>
        </w:r>
      </w:hyperlink>
      <w:r w:rsidDel="00000000" w:rsidR="00000000" w:rsidRPr="00000000">
        <w:rPr>
          <w:color w:val="4d4f51"/>
          <w:sz w:val="18"/>
          <w:szCs w:val="18"/>
          <w:highlight w:val="white"/>
          <w:rtl w:val="0"/>
        </w:rPr>
        <w:t xml:space="preserve"> – another good paper to understand the motivations behind Hive at Facebook.</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6">
        <w:r w:rsidDel="00000000" w:rsidR="00000000" w:rsidRPr="00000000">
          <w:rPr>
            <w:color w:val="96999c"/>
            <w:sz w:val="18"/>
            <w:szCs w:val="18"/>
            <w:highlight w:val="white"/>
            <w:rtl w:val="0"/>
          </w:rPr>
          <w:t xml:space="preserve">Phoenix</w:t>
        </w:r>
      </w:hyperlink>
      <w:r w:rsidDel="00000000" w:rsidR="00000000" w:rsidRPr="00000000">
        <w:rPr>
          <w:color w:val="4d4f51"/>
          <w:sz w:val="18"/>
          <w:szCs w:val="18"/>
          <w:highlight w:val="white"/>
          <w:rtl w:val="0"/>
        </w:rPr>
        <w:t xml:space="preserve"> – SQL on Hbase.</w:t>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7">
        <w:r w:rsidDel="00000000" w:rsidR="00000000" w:rsidRPr="00000000">
          <w:rPr>
            <w:color w:val="96999c"/>
            <w:sz w:val="18"/>
            <w:szCs w:val="18"/>
            <w:highlight w:val="white"/>
            <w:rtl w:val="0"/>
          </w:rPr>
          <w:t xml:space="preserve">Join Algorithms for Map Reduce</w:t>
        </w:r>
      </w:hyperlink>
      <w:r w:rsidDel="00000000" w:rsidR="00000000" w:rsidRPr="00000000">
        <w:rPr>
          <w:color w:val="4d4f51"/>
          <w:sz w:val="18"/>
          <w:szCs w:val="18"/>
          <w:highlight w:val="white"/>
          <w:rtl w:val="0"/>
        </w:rPr>
        <w:t xml:space="preserve"> – provides a great introduction to different join algorithms on Hadoop. </w:t>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8">
        <w:r w:rsidDel="00000000" w:rsidR="00000000" w:rsidRPr="00000000">
          <w:rPr>
            <w:color w:val="96999c"/>
            <w:sz w:val="18"/>
            <w:szCs w:val="18"/>
            <w:highlight w:val="white"/>
            <w:rtl w:val="0"/>
          </w:rPr>
          <w:t xml:space="preserve">Join Algorithms for Map Reduce</w:t>
        </w:r>
      </w:hyperlink>
      <w:r w:rsidDel="00000000" w:rsidR="00000000" w:rsidRPr="00000000">
        <w:rPr>
          <w:color w:val="4d4f51"/>
          <w:sz w:val="18"/>
          <w:szCs w:val="18"/>
          <w:highlight w:val="white"/>
          <w:rtl w:val="0"/>
        </w:rPr>
        <w:t xml:space="preserve"> – another great paper on the different join techniques.</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Libraires</w:t>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89">
        <w:r w:rsidDel="00000000" w:rsidR="00000000" w:rsidRPr="00000000">
          <w:rPr>
            <w:color w:val="96999c"/>
            <w:sz w:val="18"/>
            <w:szCs w:val="18"/>
            <w:highlight w:val="white"/>
            <w:rtl w:val="0"/>
          </w:rPr>
          <w:t xml:space="preserve">MLlib</w:t>
        </w:r>
      </w:hyperlink>
      <w:r w:rsidDel="00000000" w:rsidR="00000000" w:rsidRPr="00000000">
        <w:rPr>
          <w:color w:val="4d4f51"/>
          <w:sz w:val="18"/>
          <w:szCs w:val="18"/>
          <w:highlight w:val="white"/>
          <w:rtl w:val="0"/>
        </w:rPr>
        <w:t xml:space="preserve"> – Machine language framework on Spark.</w:t>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0">
        <w:r w:rsidDel="00000000" w:rsidR="00000000" w:rsidRPr="00000000">
          <w:rPr>
            <w:color w:val="96999c"/>
            <w:sz w:val="18"/>
            <w:szCs w:val="18"/>
            <w:highlight w:val="white"/>
            <w:rtl w:val="0"/>
          </w:rPr>
          <w:t xml:space="preserve">SparkR</w:t>
        </w:r>
      </w:hyperlink>
      <w:r w:rsidDel="00000000" w:rsidR="00000000" w:rsidRPr="00000000">
        <w:rPr>
          <w:color w:val="4d4f51"/>
          <w:sz w:val="18"/>
          <w:szCs w:val="18"/>
          <w:highlight w:val="white"/>
          <w:rtl w:val="0"/>
        </w:rPr>
        <w:t xml:space="preserve"> – Distributed R on Spark framework.</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1">
        <w:r w:rsidDel="00000000" w:rsidR="00000000" w:rsidRPr="00000000">
          <w:rPr>
            <w:color w:val="96999c"/>
            <w:sz w:val="18"/>
            <w:szCs w:val="18"/>
            <w:highlight w:val="white"/>
            <w:rtl w:val="0"/>
          </w:rPr>
          <w:t xml:space="preserve">Mahout</w:t>
        </w:r>
      </w:hyperlink>
      <w:r w:rsidDel="00000000" w:rsidR="00000000" w:rsidRPr="00000000">
        <w:rPr>
          <w:color w:val="4d4f51"/>
          <w:sz w:val="18"/>
          <w:szCs w:val="18"/>
          <w:highlight w:val="white"/>
          <w:rtl w:val="0"/>
        </w:rPr>
        <w:t xml:space="preserve"> – Machine learning framework on traditional Map Reduce.</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Data Integration</w:t>
      </w:r>
    </w:p>
    <w:p w:rsidR="00000000" w:rsidDel="00000000" w:rsidP="00000000" w:rsidRDefault="00000000" w:rsidRPr="00000000" w14:paraId="000006C8">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Data integration frameworks provide good mechanisms to ingest and outgest data between Big Data systems. It ranges from orchestration pipelines to metadata framework with support for lifecycle management and governance.</w:t>
      </w:r>
    </w:p>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Ingest/Messaging</w:t>
      </w:r>
    </w:p>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2">
        <w:r w:rsidDel="00000000" w:rsidR="00000000" w:rsidRPr="00000000">
          <w:rPr>
            <w:color w:val="96999c"/>
            <w:sz w:val="18"/>
            <w:szCs w:val="18"/>
            <w:highlight w:val="white"/>
            <w:rtl w:val="0"/>
          </w:rPr>
          <w:t xml:space="preserve">Flume</w:t>
        </w:r>
      </w:hyperlink>
      <w:r w:rsidDel="00000000" w:rsidR="00000000" w:rsidRPr="00000000">
        <w:rPr>
          <w:color w:val="4d4f51"/>
          <w:sz w:val="18"/>
          <w:szCs w:val="18"/>
          <w:highlight w:val="white"/>
          <w:rtl w:val="0"/>
        </w:rPr>
        <w:t xml:space="preserve"> – a framework for collecting, aggregating and moving large amounts of log data from many different sources to a centralized data store.</w:t>
      </w:r>
    </w:p>
    <w:p w:rsidR="00000000" w:rsidDel="00000000" w:rsidP="00000000" w:rsidRDefault="00000000" w:rsidRPr="00000000" w14:paraId="000006CB">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3">
        <w:r w:rsidDel="00000000" w:rsidR="00000000" w:rsidRPr="00000000">
          <w:rPr>
            <w:color w:val="96999c"/>
            <w:sz w:val="18"/>
            <w:szCs w:val="18"/>
            <w:highlight w:val="white"/>
            <w:rtl w:val="0"/>
          </w:rPr>
          <w:t xml:space="preserve">Sqoop</w:t>
        </w:r>
      </w:hyperlink>
      <w:r w:rsidDel="00000000" w:rsidR="00000000" w:rsidRPr="00000000">
        <w:rPr>
          <w:color w:val="4d4f51"/>
          <w:sz w:val="18"/>
          <w:szCs w:val="18"/>
          <w:highlight w:val="white"/>
          <w:rtl w:val="0"/>
        </w:rPr>
        <w:t xml:space="preserve">– a tool to move data between Hadoop and Relational data stores.</w:t>
      </w:r>
    </w:p>
    <w:p w:rsidR="00000000" w:rsidDel="00000000" w:rsidP="00000000" w:rsidRDefault="00000000" w:rsidRPr="00000000" w14:paraId="000006C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4">
        <w:r w:rsidDel="00000000" w:rsidR="00000000" w:rsidRPr="00000000">
          <w:rPr>
            <w:color w:val="96999c"/>
            <w:sz w:val="18"/>
            <w:szCs w:val="18"/>
            <w:highlight w:val="white"/>
            <w:rtl w:val="0"/>
          </w:rPr>
          <w:t xml:space="preserve">Kafka</w:t>
        </w:r>
      </w:hyperlink>
      <w:r w:rsidDel="00000000" w:rsidR="00000000" w:rsidRPr="00000000">
        <w:rPr>
          <w:color w:val="4d4f51"/>
          <w:sz w:val="18"/>
          <w:szCs w:val="18"/>
          <w:highlight w:val="white"/>
          <w:rtl w:val="0"/>
        </w:rPr>
        <w:t xml:space="preserve"> – distributed messaging system for data processing</w:t>
      </w:r>
    </w:p>
    <w:p w:rsidR="00000000" w:rsidDel="00000000" w:rsidP="00000000" w:rsidRDefault="00000000" w:rsidRPr="00000000" w14:paraId="000006CD">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ETL/Workflow</w:t>
      </w:r>
    </w:p>
    <w:p w:rsidR="00000000" w:rsidDel="00000000" w:rsidP="00000000" w:rsidRDefault="00000000" w:rsidRPr="00000000" w14:paraId="000006C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5">
        <w:r w:rsidDel="00000000" w:rsidR="00000000" w:rsidRPr="00000000">
          <w:rPr>
            <w:color w:val="96999c"/>
            <w:sz w:val="18"/>
            <w:szCs w:val="18"/>
            <w:highlight w:val="white"/>
            <w:rtl w:val="0"/>
          </w:rPr>
          <w:t xml:space="preserve">Crunch</w:t>
        </w:r>
      </w:hyperlink>
      <w:r w:rsidDel="00000000" w:rsidR="00000000" w:rsidRPr="00000000">
        <w:rPr>
          <w:color w:val="4d4f51"/>
          <w:sz w:val="18"/>
          <w:szCs w:val="18"/>
          <w:highlight w:val="white"/>
          <w:rtl w:val="0"/>
        </w:rPr>
        <w:t xml:space="preserve"> – library for writing, testing, and running MapReduce pipelines.</w:t>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6">
        <w:r w:rsidDel="00000000" w:rsidR="00000000" w:rsidRPr="00000000">
          <w:rPr>
            <w:color w:val="96999c"/>
            <w:sz w:val="18"/>
            <w:szCs w:val="18"/>
            <w:highlight w:val="white"/>
            <w:rtl w:val="0"/>
          </w:rPr>
          <w:t xml:space="preserve">Falcon</w:t>
        </w:r>
      </w:hyperlink>
      <w:r w:rsidDel="00000000" w:rsidR="00000000" w:rsidRPr="00000000">
        <w:rPr>
          <w:color w:val="4d4f51"/>
          <w:sz w:val="18"/>
          <w:szCs w:val="18"/>
          <w:highlight w:val="white"/>
          <w:rtl w:val="0"/>
        </w:rPr>
        <w:t xml:space="preserve"> – data management framework that helps automate movement and processing of Big Data.</w:t>
      </w:r>
    </w:p>
    <w:p w:rsidR="00000000" w:rsidDel="00000000" w:rsidP="00000000" w:rsidRDefault="00000000" w:rsidRPr="00000000" w14:paraId="000006D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7">
        <w:r w:rsidDel="00000000" w:rsidR="00000000" w:rsidRPr="00000000">
          <w:rPr>
            <w:color w:val="96999c"/>
            <w:sz w:val="18"/>
            <w:szCs w:val="18"/>
            <w:highlight w:val="white"/>
            <w:rtl w:val="0"/>
          </w:rPr>
          <w:t xml:space="preserve">Cascading</w:t>
        </w:r>
      </w:hyperlink>
      <w:r w:rsidDel="00000000" w:rsidR="00000000" w:rsidRPr="00000000">
        <w:rPr>
          <w:color w:val="4d4f51"/>
          <w:sz w:val="18"/>
          <w:szCs w:val="18"/>
          <w:highlight w:val="white"/>
          <w:rtl w:val="0"/>
        </w:rPr>
        <w:t xml:space="preserve"> – data manipulation through scripting.</w:t>
      </w:r>
    </w:p>
    <w:p w:rsidR="00000000" w:rsidDel="00000000" w:rsidP="00000000" w:rsidRDefault="00000000" w:rsidRPr="00000000" w14:paraId="000006D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8">
        <w:r w:rsidDel="00000000" w:rsidR="00000000" w:rsidRPr="00000000">
          <w:rPr>
            <w:color w:val="96999c"/>
            <w:sz w:val="18"/>
            <w:szCs w:val="18"/>
            <w:highlight w:val="white"/>
            <w:rtl w:val="0"/>
          </w:rPr>
          <w:t xml:space="preserve">Oozie</w:t>
        </w:r>
      </w:hyperlink>
      <w:r w:rsidDel="00000000" w:rsidR="00000000" w:rsidRPr="00000000">
        <w:rPr>
          <w:color w:val="4d4f51"/>
          <w:sz w:val="18"/>
          <w:szCs w:val="18"/>
          <w:highlight w:val="white"/>
          <w:rtl w:val="0"/>
        </w:rPr>
        <w:t xml:space="preserve"> – a workflow scheduler system to manage Hadoop jobs.</w:t>
      </w:r>
    </w:p>
    <w:p w:rsidR="00000000" w:rsidDel="00000000" w:rsidP="00000000" w:rsidRDefault="00000000" w:rsidRPr="00000000" w14:paraId="000006D2">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Metadata</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199">
        <w:r w:rsidDel="00000000" w:rsidR="00000000" w:rsidRPr="00000000">
          <w:rPr>
            <w:color w:val="96999c"/>
            <w:sz w:val="18"/>
            <w:szCs w:val="18"/>
            <w:highlight w:val="white"/>
            <w:rtl w:val="0"/>
          </w:rPr>
          <w:t xml:space="preserve">HCatalog</w:t>
        </w:r>
      </w:hyperlink>
      <w:r w:rsidDel="00000000" w:rsidR="00000000" w:rsidRPr="00000000">
        <w:rPr>
          <w:color w:val="4d4f51"/>
          <w:sz w:val="18"/>
          <w:szCs w:val="18"/>
          <w:highlight w:val="white"/>
          <w:rtl w:val="0"/>
        </w:rPr>
        <w:t xml:space="preserve"> - a table and storage management layer for Hadoop.</w:t>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Serialization</w:t>
      </w:r>
    </w:p>
    <w:p w:rsidR="00000000" w:rsidDel="00000000" w:rsidP="00000000" w:rsidRDefault="00000000" w:rsidRPr="00000000" w14:paraId="000006D5">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0">
        <w:r w:rsidDel="00000000" w:rsidR="00000000" w:rsidRPr="00000000">
          <w:rPr>
            <w:color w:val="96999c"/>
            <w:sz w:val="18"/>
            <w:szCs w:val="18"/>
            <w:highlight w:val="white"/>
            <w:rtl w:val="0"/>
          </w:rPr>
          <w:t xml:space="preserve">ProtocolBuffers</w:t>
        </w:r>
      </w:hyperlink>
      <w:r w:rsidDel="00000000" w:rsidR="00000000" w:rsidRPr="00000000">
        <w:rPr>
          <w:color w:val="4d4f51"/>
          <w:sz w:val="18"/>
          <w:szCs w:val="18"/>
          <w:highlight w:val="white"/>
          <w:rtl w:val="0"/>
        </w:rPr>
        <w:t xml:space="preserve"> – language neutral serialization format popularized by Google. </w:t>
      </w:r>
      <w:hyperlink r:id="rId201">
        <w:r w:rsidDel="00000000" w:rsidR="00000000" w:rsidRPr="00000000">
          <w:rPr>
            <w:color w:val="96999c"/>
            <w:sz w:val="18"/>
            <w:szCs w:val="18"/>
            <w:highlight w:val="white"/>
            <w:rtl w:val="0"/>
          </w:rPr>
          <w:t xml:space="preserve">Avro</w:t>
        </w:r>
      </w:hyperlink>
      <w:r w:rsidDel="00000000" w:rsidR="00000000" w:rsidRPr="00000000">
        <w:rPr>
          <w:color w:val="4d4f51"/>
          <w:sz w:val="18"/>
          <w:szCs w:val="18"/>
          <w:highlight w:val="white"/>
          <w:rtl w:val="0"/>
        </w:rPr>
        <w:t xml:space="preserve"> – modeled around Protocol Buffers for the Hadoop ecosystem.</w:t>
      </w:r>
    </w:p>
    <w:p w:rsidR="00000000" w:rsidDel="00000000" w:rsidP="00000000" w:rsidRDefault="00000000" w:rsidRPr="00000000" w14:paraId="000006D6">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Operational Frameworks</w:t>
      </w:r>
    </w:p>
    <w:p w:rsidR="00000000" w:rsidDel="00000000" w:rsidP="00000000" w:rsidRDefault="00000000" w:rsidRPr="00000000" w14:paraId="000006D7">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Finally the operational frameworks provide capabilities for metrics, benchmarking and performance optimization to manage workloads.</w:t>
      </w:r>
    </w:p>
    <w:p w:rsidR="00000000" w:rsidDel="00000000" w:rsidP="00000000" w:rsidRDefault="00000000" w:rsidRPr="00000000" w14:paraId="000006D8">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Monitoring Frameworks</w:t>
      </w:r>
    </w:p>
    <w:p w:rsidR="00000000" w:rsidDel="00000000" w:rsidP="00000000" w:rsidRDefault="00000000" w:rsidRPr="00000000" w14:paraId="000006D9">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2">
        <w:r w:rsidDel="00000000" w:rsidR="00000000" w:rsidRPr="00000000">
          <w:rPr>
            <w:color w:val="96999c"/>
            <w:sz w:val="18"/>
            <w:szCs w:val="18"/>
            <w:highlight w:val="white"/>
            <w:rtl w:val="0"/>
          </w:rPr>
          <w:t xml:space="preserve">OpenTSDB</w:t>
        </w:r>
      </w:hyperlink>
      <w:r w:rsidDel="00000000" w:rsidR="00000000" w:rsidRPr="00000000">
        <w:rPr>
          <w:color w:val="4d4f51"/>
          <w:sz w:val="18"/>
          <w:szCs w:val="18"/>
          <w:highlight w:val="white"/>
          <w:rtl w:val="0"/>
        </w:rPr>
        <w:t xml:space="preserve"> – a time series metrics systems built on top of HBase.</w:t>
      </w:r>
    </w:p>
    <w:p w:rsidR="00000000" w:rsidDel="00000000" w:rsidP="00000000" w:rsidRDefault="00000000" w:rsidRPr="00000000" w14:paraId="000006DA">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3">
        <w:r w:rsidDel="00000000" w:rsidR="00000000" w:rsidRPr="00000000">
          <w:rPr>
            <w:color w:val="96999c"/>
            <w:sz w:val="18"/>
            <w:szCs w:val="18"/>
            <w:highlight w:val="white"/>
            <w:rtl w:val="0"/>
          </w:rPr>
          <w:t xml:space="preserve">Ambari</w:t>
        </w:r>
      </w:hyperlink>
      <w:r w:rsidDel="00000000" w:rsidR="00000000" w:rsidRPr="00000000">
        <w:rPr>
          <w:color w:val="4d4f51"/>
          <w:sz w:val="18"/>
          <w:szCs w:val="18"/>
          <w:highlight w:val="white"/>
          <w:rtl w:val="0"/>
        </w:rPr>
        <w:t xml:space="preserve"> - system for collecting, aggregating and serving Hadoop and system metrics</w:t>
      </w:r>
    </w:p>
    <w:p w:rsidR="00000000" w:rsidDel="00000000" w:rsidP="00000000" w:rsidRDefault="00000000" w:rsidRPr="00000000" w14:paraId="000006DB">
      <w:pPr>
        <w:pBdr>
          <w:top w:space="0" w:sz="0" w:val="nil"/>
          <w:left w:space="0" w:sz="0" w:val="nil"/>
          <w:bottom w:space="0" w:sz="0" w:val="nil"/>
          <w:right w:space="0" w:sz="0" w:val="nil"/>
          <w:between w:space="0" w:sz="0" w:val="nil"/>
        </w:pBdr>
        <w:shd w:fill="auto" w:val="clear"/>
        <w:spacing w:after="460" w:line="360" w:lineRule="auto"/>
        <w:rPr>
          <w:b w:val="1"/>
          <w:color w:val="4d4f51"/>
          <w:sz w:val="18"/>
          <w:szCs w:val="18"/>
          <w:highlight w:val="white"/>
        </w:rPr>
      </w:pPr>
      <w:r w:rsidDel="00000000" w:rsidR="00000000" w:rsidRPr="00000000">
        <w:rPr>
          <w:b w:val="1"/>
          <w:color w:val="4d4f51"/>
          <w:sz w:val="18"/>
          <w:szCs w:val="18"/>
          <w:highlight w:val="white"/>
          <w:rtl w:val="0"/>
        </w:rPr>
        <w:t xml:space="preserve">Benchmarking</w:t>
      </w:r>
    </w:p>
    <w:p w:rsidR="00000000" w:rsidDel="00000000" w:rsidP="00000000" w:rsidRDefault="00000000" w:rsidRPr="00000000" w14:paraId="000006DC">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4">
        <w:r w:rsidDel="00000000" w:rsidR="00000000" w:rsidRPr="00000000">
          <w:rPr>
            <w:color w:val="96999c"/>
            <w:sz w:val="18"/>
            <w:szCs w:val="18"/>
            <w:highlight w:val="white"/>
            <w:rtl w:val="0"/>
          </w:rPr>
          <w:t xml:space="preserve">YCSB</w:t>
        </w:r>
      </w:hyperlink>
      <w:r w:rsidDel="00000000" w:rsidR="00000000" w:rsidRPr="00000000">
        <w:rPr>
          <w:color w:val="4d4f51"/>
          <w:sz w:val="18"/>
          <w:szCs w:val="18"/>
          <w:highlight w:val="white"/>
          <w:rtl w:val="0"/>
        </w:rPr>
        <w:t xml:space="preserve"> – performance evaluation of NoSQL systems.</w:t>
      </w:r>
    </w:p>
    <w:p w:rsidR="00000000" w:rsidDel="00000000" w:rsidP="00000000" w:rsidRDefault="00000000" w:rsidRPr="00000000" w14:paraId="000006DD">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5">
        <w:r w:rsidDel="00000000" w:rsidR="00000000" w:rsidRPr="00000000">
          <w:rPr>
            <w:color w:val="96999c"/>
            <w:sz w:val="18"/>
            <w:szCs w:val="18"/>
            <w:highlight w:val="white"/>
            <w:rtl w:val="0"/>
          </w:rPr>
          <w:t xml:space="preserve">GridMix</w:t>
        </w:r>
      </w:hyperlink>
      <w:r w:rsidDel="00000000" w:rsidR="00000000" w:rsidRPr="00000000">
        <w:rPr>
          <w:color w:val="4d4f51"/>
          <w:sz w:val="18"/>
          <w:szCs w:val="18"/>
          <w:highlight w:val="white"/>
          <w:rtl w:val="0"/>
        </w:rPr>
        <w:t xml:space="preserve"> – provides benchmark for Hadoop workloads by running a mix of synthetic jobs</w:t>
      </w:r>
    </w:p>
    <w:p w:rsidR="00000000" w:rsidDel="00000000" w:rsidP="00000000" w:rsidRDefault="00000000" w:rsidRPr="00000000" w14:paraId="000006DE">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hyperlink r:id="rId206">
        <w:r w:rsidDel="00000000" w:rsidR="00000000" w:rsidRPr="00000000">
          <w:rPr>
            <w:color w:val="96999c"/>
            <w:sz w:val="18"/>
            <w:szCs w:val="18"/>
            <w:highlight w:val="white"/>
            <w:rtl w:val="0"/>
          </w:rPr>
          <w:t xml:space="preserve">Background</w:t>
        </w:r>
      </w:hyperlink>
      <w:r w:rsidDel="00000000" w:rsidR="00000000" w:rsidRPr="00000000">
        <w:rPr>
          <w:color w:val="4d4f51"/>
          <w:sz w:val="18"/>
          <w:szCs w:val="18"/>
          <w:highlight w:val="white"/>
          <w:rtl w:val="0"/>
        </w:rPr>
        <w:t xml:space="preserve"> on big data benchmarking with the key challenges associated.</w:t>
      </w:r>
    </w:p>
    <w:p w:rsidR="00000000" w:rsidDel="00000000" w:rsidP="00000000" w:rsidRDefault="00000000" w:rsidRPr="00000000" w14:paraId="000006DF">
      <w:pPr>
        <w:keepNext w:val="0"/>
        <w:keepLines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t xml:space="preserve">Summary</w:t>
      </w:r>
    </w:p>
    <w:p w:rsidR="00000000" w:rsidDel="00000000" w:rsidP="00000000" w:rsidRDefault="00000000" w:rsidRPr="00000000" w14:paraId="000006E0">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color w:val="4d4f51"/>
          <w:sz w:val="18"/>
          <w:szCs w:val="18"/>
          <w:highlight w:val="white"/>
          <w:rtl w:val="0"/>
        </w:rPr>
        <w:t xml:space="preserve">I hope that the papers are useful as you embark or strengthen your journey. I am sure there are few hundred more papers that I might have inadvertently missed and a whole bunch of systems that  I might be unfamiliar with - apologies in advance as don't mean to offend anyone though happy to be educated....</w:t>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E3">
      <w:pPr>
        <w:numPr>
          <w:ilvl w:val="0"/>
          <w:numId w:val="42"/>
        </w:numPr>
        <w:pBdr>
          <w:top w:space="0" w:sz="0" w:val="nil"/>
          <w:left w:space="0" w:sz="0" w:val="nil"/>
          <w:bottom w:space="0" w:sz="0" w:val="nil"/>
          <w:right w:space="0" w:sz="0" w:val="nil"/>
          <w:between w:space="0" w:sz="0" w:val="nil"/>
        </w:pBdr>
        <w:shd w:fill="auto" w:val="clear"/>
        <w:spacing w:after="0" w:afterAutospacing="0" w:before="22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如何设计数据库系统，具体地，可以是设计 taobao/Facebook 或是任何公司的员工数据库等；</w:t>
      </w:r>
    </w:p>
    <w:p w:rsidR="00000000" w:rsidDel="00000000" w:rsidP="00000000" w:rsidRDefault="00000000" w:rsidRPr="00000000" w14:paraId="000006E4">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如何设计用户系统，具体地，可以是 Netflix/Youtube 的用户系统等；</w:t>
      </w:r>
    </w:p>
    <w:p w:rsidR="00000000" w:rsidDel="00000000" w:rsidP="00000000" w:rsidRDefault="00000000" w:rsidRPr="00000000" w14:paraId="000006E5">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如何设计支付系统，具体地，可以是 alipay 等；</w:t>
      </w:r>
    </w:p>
    <w:p w:rsidR="00000000" w:rsidDel="00000000" w:rsidP="00000000" w:rsidRDefault="00000000" w:rsidRPr="00000000" w14:paraId="000006E6">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如何设计爬虫系统，具体地，可以是 baidu 的搜索引擎等；</w:t>
      </w:r>
    </w:p>
    <w:p w:rsidR="00000000" w:rsidDel="00000000" w:rsidP="00000000" w:rsidRDefault="00000000" w:rsidRPr="00000000" w14:paraId="000006E7">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如何设计短网址系统，具体地，可以是新浪的短网址等；</w:t>
      </w:r>
    </w:p>
    <w:p w:rsidR="00000000" w:rsidDel="00000000" w:rsidP="00000000" w:rsidRDefault="00000000" w:rsidRPr="00000000" w14:paraId="000006E8">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如何设计“秒杀”系统，具体地，可以是淘宝双十一系统等；</w:t>
      </w:r>
    </w:p>
    <w:p w:rsidR="00000000" w:rsidDel="00000000" w:rsidP="00000000" w:rsidRDefault="00000000" w:rsidRPr="00000000" w14:paraId="000006E9">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 message 和 news feed 系统，具体地，可以是 facebook/人人 /微信朋友圈 /whatsapp/snapchat 等；</w:t>
      </w:r>
    </w:p>
    <w:p w:rsidR="00000000" w:rsidDel="00000000" w:rsidP="00000000" w:rsidRDefault="00000000" w:rsidRPr="00000000" w14:paraId="000006EA">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OOD 面向对象系统设计，具体地，可以是电梯问题、停车问题等；</w:t>
      </w:r>
    </w:p>
    <w:p w:rsidR="00000000" w:rsidDel="00000000" w:rsidP="00000000" w:rsidRDefault="00000000" w:rsidRPr="00000000" w14:paraId="000006EB">
      <w:pPr>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384.00000000000006" w:lineRule="auto"/>
        <w:ind w:left="1160" w:hanging="360"/>
        <w:rPr>
          <w:color w:val="4d4f51"/>
        </w:rPr>
      </w:pPr>
      <w:r w:rsidDel="00000000" w:rsidR="00000000" w:rsidRPr="00000000">
        <w:rPr>
          <w:rFonts w:ascii="Microsoft Yahei" w:cs="Microsoft Yahei" w:eastAsia="Microsoft Yahei" w:hAnsi="Microsoft Yahei"/>
          <w:color w:val="4d4f51"/>
          <w:sz w:val="21"/>
          <w:szCs w:val="21"/>
          <w:highlight w:val="white"/>
          <w:rtl w:val="0"/>
        </w:rPr>
        <w:t xml:space="preserve">如何设计分布式文件系统，具体地，可以是 google 的文件分布系统 BFS 等；</w:t>
      </w:r>
    </w:p>
    <w:p w:rsidR="00000000" w:rsidDel="00000000" w:rsidP="00000000" w:rsidRDefault="00000000" w:rsidRPr="00000000" w14:paraId="000006EC">
      <w:pPr>
        <w:numPr>
          <w:ilvl w:val="0"/>
          <w:numId w:val="42"/>
        </w:numPr>
        <w:pBdr>
          <w:top w:space="0" w:sz="0" w:val="nil"/>
          <w:left w:space="0" w:sz="0" w:val="nil"/>
          <w:bottom w:space="0" w:sz="0" w:val="nil"/>
          <w:right w:space="0" w:sz="0" w:val="nil"/>
          <w:between w:space="0" w:sz="0" w:val="nil"/>
        </w:pBdr>
        <w:shd w:fill="auto" w:val="clear"/>
        <w:spacing w:before="0" w:beforeAutospacing="0" w:line="384.00000000000006" w:lineRule="auto"/>
        <w:ind w:left="1160" w:hanging="360"/>
        <w:rPr>
          <w:color w:val="4d4f51"/>
        </w:rPr>
      </w:pPr>
      <w:r w:rsidDel="00000000" w:rsidR="00000000" w:rsidRPr="00000000">
        <w:rPr>
          <w:rtl w:val="0"/>
        </w:rPr>
      </w:r>
    </w:p>
    <w:p w:rsidR="00000000" w:rsidDel="00000000" w:rsidP="00000000" w:rsidRDefault="00000000" w:rsidRPr="00000000" w14:paraId="000006ED">
      <w:pPr>
        <w:pBdr>
          <w:top w:space="0" w:sz="0" w:val="nil"/>
          <w:left w:space="0" w:sz="0" w:val="nil"/>
          <w:bottom w:space="0" w:sz="0" w:val="nil"/>
          <w:right w:space="0" w:sz="0" w:val="nil"/>
          <w:between w:space="0" w:sz="0" w:val="nil"/>
        </w:pBdr>
        <w:shd w:fill="auto" w:val="clear"/>
        <w:spacing w:after="460" w:line="360" w:lineRule="auto"/>
        <w:rPr>
          <w:color w:val="4d4f51"/>
          <w:sz w:val="18"/>
          <w:szCs w:val="18"/>
          <w:highlight w:val="white"/>
        </w:rPr>
      </w:pPr>
      <w:r w:rsidDel="00000000" w:rsidR="00000000" w:rsidRPr="00000000">
        <w:rPr>
          <w:rtl w:val="0"/>
        </w:rPr>
      </w:r>
    </w:p>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sectPr>
      <w:footerReference r:id="rId207" w:type="default"/>
      <w:pgSz w:h="15840" w:w="12240"/>
      <w:pgMar w:bottom="144" w:top="144" w:left="144" w:right="144" w:header="0" w:footer="720"/>
      <w:pgNumType w:start="1"/>
      <w:sectPrChange w:author="Albert T" w:id="0" w:date="2019-03-18T05:39:27Z">
        <w:sectPr w:rsidR="000000" w:rsidDel="000000" w:rsidRPr="000000" w:rsidSect="000000">
          <w:pgMar w:bottom="144" w:top="144" w:left="144" w:right="144" w:header="0" w:footer="720"/>
          <w:pgNumType w:start="1"/>
          <w:pgSz w:h="15840" w:w="12240"/>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Verdana"/>
  <w:font w:name="SimSun"/>
  <w:font w:name="Courier New"/>
  <w:font w:name="Arial Unicode MS"/>
  <w:font w:name="Microsoft Yahei"/>
  <w:font w:name="Times New Roman"/>
  <w:font w:name="Georgia"/>
  <w:font w:name="Heiti S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F">
    <w:pPr>
      <w:rPr>
        <w:ins w:author="Albert T" w:id="25" w:date="2019-03-18T05:39:27Z"/>
        <w:rFonts w:ascii="Consolas" w:cs="Consolas" w:eastAsia="Consolas" w:hAnsi="Consolas"/>
      </w:rPr>
    </w:pPr>
    <w:ins w:author="Albert T" w:id="25" w:date="2019-03-18T05:39:27Z">
      <w:r w:rsidDel="00000000" w:rsidR="00000000" w:rsidRPr="00000000">
        <w:rPr>
          <w:rtl w:val="0"/>
        </w:rPr>
      </w:r>
    </w:ins>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d4f51"/>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d4f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4d4f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2"/>
        <w:szCs w:val="1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4d4f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d4f51"/>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rFonts w:ascii="Arial" w:cs="Arial" w:eastAsia="Arial" w:hAnsi="Arial"/>
        <w:color w:val="4c4c4c"/>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333333"/>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4d4f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firstLine="360"/>
      </w:pPr>
      <w:rPr>
        <w:rFonts w:ascii="Arial" w:cs="Arial" w:eastAsia="Arial" w:hAnsi="Arial"/>
        <w:u w:val="none"/>
        <w:vertAlign w:val="baseline"/>
      </w:rPr>
    </w:lvl>
    <w:lvl w:ilvl="1">
      <w:start w:val="1"/>
      <w:numFmt w:val="bullet"/>
      <w:lvlText w:val="-"/>
      <w:lvlJc w:val="left"/>
      <w:pPr>
        <w:ind w:left="1440" w:firstLine="1080"/>
      </w:pPr>
      <w:rPr>
        <w:rFonts w:ascii="Arial" w:cs="Arial" w:eastAsia="Arial" w:hAnsi="Arial"/>
        <w:u w:val="none"/>
        <w:vertAlign w:val="baseline"/>
      </w:rPr>
    </w:lvl>
    <w:lvl w:ilvl="2">
      <w:start w:val="1"/>
      <w:numFmt w:val="bullet"/>
      <w:lvlText w:val="-"/>
      <w:lvlJc w:val="left"/>
      <w:pPr>
        <w:ind w:left="2160" w:firstLine="1800"/>
      </w:pPr>
      <w:rPr>
        <w:rFonts w:ascii="Arial" w:cs="Arial" w:eastAsia="Arial" w:hAnsi="Arial"/>
        <w:u w:val="none"/>
        <w:vertAlign w:val="baseline"/>
      </w:rPr>
    </w:lvl>
    <w:lvl w:ilvl="3">
      <w:start w:val="1"/>
      <w:numFmt w:val="bullet"/>
      <w:lvlText w:val="-"/>
      <w:lvlJc w:val="left"/>
      <w:pPr>
        <w:ind w:left="2880" w:firstLine="2520"/>
      </w:pPr>
      <w:rPr>
        <w:rFonts w:ascii="Arial" w:cs="Arial" w:eastAsia="Arial" w:hAnsi="Arial"/>
        <w:u w:val="none"/>
        <w:vertAlign w:val="baseline"/>
      </w:rPr>
    </w:lvl>
    <w:lvl w:ilvl="4">
      <w:start w:val="1"/>
      <w:numFmt w:val="bullet"/>
      <w:lvlText w:val="-"/>
      <w:lvlJc w:val="left"/>
      <w:pPr>
        <w:ind w:left="3600" w:firstLine="3240"/>
      </w:pPr>
      <w:rPr>
        <w:rFonts w:ascii="Arial" w:cs="Arial" w:eastAsia="Arial" w:hAnsi="Arial"/>
        <w:u w:val="none"/>
        <w:vertAlign w:val="baseline"/>
      </w:rPr>
    </w:lvl>
    <w:lvl w:ilvl="5">
      <w:start w:val="1"/>
      <w:numFmt w:val="bullet"/>
      <w:lvlText w:val="-"/>
      <w:lvlJc w:val="left"/>
      <w:pPr>
        <w:ind w:left="4320" w:firstLine="3960"/>
      </w:pPr>
      <w:rPr>
        <w:rFonts w:ascii="Arial" w:cs="Arial" w:eastAsia="Arial" w:hAnsi="Arial"/>
        <w:u w:val="none"/>
        <w:vertAlign w:val="baseline"/>
      </w:rPr>
    </w:lvl>
    <w:lvl w:ilvl="6">
      <w:start w:val="1"/>
      <w:numFmt w:val="bullet"/>
      <w:lvlText w:val="-"/>
      <w:lvlJc w:val="left"/>
      <w:pPr>
        <w:ind w:left="5040" w:firstLine="4680"/>
      </w:pPr>
      <w:rPr>
        <w:rFonts w:ascii="Arial" w:cs="Arial" w:eastAsia="Arial" w:hAnsi="Arial"/>
        <w:u w:val="none"/>
        <w:vertAlign w:val="baseline"/>
      </w:rPr>
    </w:lvl>
    <w:lvl w:ilvl="7">
      <w:start w:val="1"/>
      <w:numFmt w:val="bullet"/>
      <w:lvlText w:val="-"/>
      <w:lvlJc w:val="left"/>
      <w:pPr>
        <w:ind w:left="5760" w:firstLine="5400"/>
      </w:pPr>
      <w:rPr>
        <w:rFonts w:ascii="Arial" w:cs="Arial" w:eastAsia="Arial" w:hAnsi="Arial"/>
        <w:u w:val="none"/>
        <w:vertAlign w:val="baseline"/>
      </w:rPr>
    </w:lvl>
    <w:lvl w:ilvl="8">
      <w:start w:val="1"/>
      <w:numFmt w:val="bullet"/>
      <w:lvlText w:val="-"/>
      <w:lvlJc w:val="left"/>
      <w:pPr>
        <w:ind w:left="6480" w:firstLine="6120"/>
      </w:pPr>
      <w:rPr>
        <w:rFonts w:ascii="Arial" w:cs="Arial" w:eastAsia="Arial" w:hAnsi="Arial"/>
        <w:u w:val="none"/>
        <w:vertAlign w:val="baseli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rFonts w:ascii="Arial" w:cs="Arial" w:eastAsia="Arial" w:hAnsi="Arial"/>
        <w:color w:val="33333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rFonts w:ascii="Arial" w:cs="Arial" w:eastAsia="Arial" w:hAnsi="Arial"/>
        <w:color w:val="33333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rFonts w:ascii="Arial" w:cs="Arial" w:eastAsia="Arial" w:hAnsi="Arial"/>
        <w:color w:val="33333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color w:val="333333"/>
        <w:u w:val="none"/>
      </w:rPr>
    </w:lvl>
    <w:lvl w:ilvl="1">
      <w:start w:val="1"/>
      <w:numFmt w:val="bullet"/>
      <w:lvlText w:val="○"/>
      <w:lvlJc w:val="left"/>
      <w:pPr>
        <w:ind w:left="1440" w:hanging="360"/>
      </w:pPr>
      <w:rPr>
        <w:rFonts w:ascii="Arial" w:cs="Arial" w:eastAsia="Arial" w:hAnsi="Arial"/>
        <w:color w:val="33333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Microsoft Yahei" w:cs="Microsoft Yahei" w:eastAsia="Microsoft Yahei" w:hAnsi="Microsoft Yahei"/>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color w:val="333333"/>
        <w:u w:val="none"/>
      </w:rPr>
    </w:lvl>
    <w:lvl w:ilvl="1">
      <w:start w:val="1"/>
      <w:numFmt w:val="bullet"/>
      <w:lvlText w:val="○"/>
      <w:lvlJc w:val="left"/>
      <w:pPr>
        <w:ind w:left="1440" w:hanging="360"/>
      </w:pPr>
      <w:rPr>
        <w:rFonts w:ascii="Arial" w:cs="Arial" w:eastAsia="Arial" w:hAnsi="Arial"/>
        <w:color w:val="33333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firstLine="360"/>
      </w:pPr>
      <w:rPr>
        <w:rFonts w:ascii="Arial" w:cs="Arial" w:eastAsia="Arial" w:hAnsi="Arial"/>
        <w:u w:val="none"/>
        <w:vertAlign w:val="baseline"/>
      </w:rPr>
    </w:lvl>
    <w:lvl w:ilvl="1">
      <w:start w:val="1"/>
      <w:numFmt w:val="bullet"/>
      <w:lvlText w:val="-"/>
      <w:lvlJc w:val="left"/>
      <w:pPr>
        <w:ind w:left="1440" w:firstLine="1080"/>
      </w:pPr>
      <w:rPr>
        <w:rFonts w:ascii="Arial" w:cs="Arial" w:eastAsia="Arial" w:hAnsi="Arial"/>
        <w:u w:val="none"/>
        <w:vertAlign w:val="baseline"/>
      </w:rPr>
    </w:lvl>
    <w:lvl w:ilvl="2">
      <w:start w:val="1"/>
      <w:numFmt w:val="bullet"/>
      <w:lvlText w:val="-"/>
      <w:lvlJc w:val="left"/>
      <w:pPr>
        <w:ind w:left="2160" w:firstLine="1800"/>
      </w:pPr>
      <w:rPr>
        <w:rFonts w:ascii="Arial" w:cs="Arial" w:eastAsia="Arial" w:hAnsi="Arial"/>
        <w:u w:val="none"/>
        <w:vertAlign w:val="baseline"/>
      </w:rPr>
    </w:lvl>
    <w:lvl w:ilvl="3">
      <w:start w:val="1"/>
      <w:numFmt w:val="bullet"/>
      <w:lvlText w:val="-"/>
      <w:lvlJc w:val="left"/>
      <w:pPr>
        <w:ind w:left="2880" w:firstLine="2520"/>
      </w:pPr>
      <w:rPr>
        <w:rFonts w:ascii="Arial" w:cs="Arial" w:eastAsia="Arial" w:hAnsi="Arial"/>
        <w:u w:val="none"/>
        <w:vertAlign w:val="baseline"/>
      </w:rPr>
    </w:lvl>
    <w:lvl w:ilvl="4">
      <w:start w:val="1"/>
      <w:numFmt w:val="bullet"/>
      <w:lvlText w:val="-"/>
      <w:lvlJc w:val="left"/>
      <w:pPr>
        <w:ind w:left="3600" w:firstLine="3240"/>
      </w:pPr>
      <w:rPr>
        <w:rFonts w:ascii="Arial" w:cs="Arial" w:eastAsia="Arial" w:hAnsi="Arial"/>
        <w:u w:val="none"/>
        <w:vertAlign w:val="baseline"/>
      </w:rPr>
    </w:lvl>
    <w:lvl w:ilvl="5">
      <w:start w:val="1"/>
      <w:numFmt w:val="bullet"/>
      <w:lvlText w:val="-"/>
      <w:lvlJc w:val="left"/>
      <w:pPr>
        <w:ind w:left="4320" w:firstLine="3960"/>
      </w:pPr>
      <w:rPr>
        <w:rFonts w:ascii="Arial" w:cs="Arial" w:eastAsia="Arial" w:hAnsi="Arial"/>
        <w:u w:val="none"/>
        <w:vertAlign w:val="baseline"/>
      </w:rPr>
    </w:lvl>
    <w:lvl w:ilvl="6">
      <w:start w:val="1"/>
      <w:numFmt w:val="bullet"/>
      <w:lvlText w:val="-"/>
      <w:lvlJc w:val="left"/>
      <w:pPr>
        <w:ind w:left="5040" w:firstLine="4680"/>
      </w:pPr>
      <w:rPr>
        <w:rFonts w:ascii="Arial" w:cs="Arial" w:eastAsia="Arial" w:hAnsi="Arial"/>
        <w:u w:val="none"/>
        <w:vertAlign w:val="baseline"/>
      </w:rPr>
    </w:lvl>
    <w:lvl w:ilvl="7">
      <w:start w:val="1"/>
      <w:numFmt w:val="bullet"/>
      <w:lvlText w:val="-"/>
      <w:lvlJc w:val="left"/>
      <w:pPr>
        <w:ind w:left="5760" w:firstLine="5400"/>
      </w:pPr>
      <w:rPr>
        <w:rFonts w:ascii="Arial" w:cs="Arial" w:eastAsia="Arial" w:hAnsi="Arial"/>
        <w:u w:val="none"/>
        <w:vertAlign w:val="baseline"/>
      </w:rPr>
    </w:lvl>
    <w:lvl w:ilvl="8">
      <w:start w:val="1"/>
      <w:numFmt w:val="bullet"/>
      <w:lvlText w:val="-"/>
      <w:lvlJc w:val="left"/>
      <w:pPr>
        <w:ind w:left="6480" w:firstLine="6120"/>
      </w:pPr>
      <w:rPr>
        <w:rFonts w:ascii="Arial" w:cs="Arial" w:eastAsia="Arial" w:hAnsi="Arial"/>
        <w:u w:val="none"/>
        <w:vertAlign w:val="baseline"/>
      </w:rPr>
    </w:lvl>
  </w:abstractNum>
  <w:abstractNum w:abstractNumId="45">
    <w:lvl w:ilvl="0">
      <w:start w:val="1"/>
      <w:numFmt w:val="bullet"/>
      <w:lvlText w:val="●"/>
      <w:lvlJc w:val="left"/>
      <w:pPr>
        <w:ind w:left="720" w:hanging="360"/>
      </w:pPr>
      <w:rPr>
        <w:rFonts w:ascii="Arial" w:cs="Arial" w:eastAsia="Arial" w:hAnsi="Arial"/>
        <w:color w:val="4c4c4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22222"/>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firstLine="360"/>
      </w:pPr>
      <w:rPr>
        <w:rFonts w:ascii="Arial" w:cs="Arial" w:eastAsia="Arial" w:hAnsi="Arial"/>
        <w:u w:val="none"/>
        <w:vertAlign w:val="baseline"/>
      </w:rPr>
    </w:lvl>
    <w:lvl w:ilvl="1">
      <w:start w:val="1"/>
      <w:numFmt w:val="bullet"/>
      <w:lvlText w:val="-"/>
      <w:lvlJc w:val="left"/>
      <w:pPr>
        <w:ind w:left="1440" w:firstLine="1080"/>
      </w:pPr>
      <w:rPr>
        <w:rFonts w:ascii="Arial" w:cs="Arial" w:eastAsia="Arial" w:hAnsi="Arial"/>
        <w:u w:val="none"/>
        <w:vertAlign w:val="baseline"/>
      </w:rPr>
    </w:lvl>
    <w:lvl w:ilvl="2">
      <w:start w:val="1"/>
      <w:numFmt w:val="bullet"/>
      <w:lvlText w:val="-"/>
      <w:lvlJc w:val="left"/>
      <w:pPr>
        <w:ind w:left="2160" w:firstLine="1800"/>
      </w:pPr>
      <w:rPr>
        <w:rFonts w:ascii="Arial" w:cs="Arial" w:eastAsia="Arial" w:hAnsi="Arial"/>
        <w:u w:val="none"/>
        <w:vertAlign w:val="baseline"/>
      </w:rPr>
    </w:lvl>
    <w:lvl w:ilvl="3">
      <w:start w:val="1"/>
      <w:numFmt w:val="bullet"/>
      <w:lvlText w:val="-"/>
      <w:lvlJc w:val="left"/>
      <w:pPr>
        <w:ind w:left="2880" w:firstLine="2520"/>
      </w:pPr>
      <w:rPr>
        <w:rFonts w:ascii="Arial" w:cs="Arial" w:eastAsia="Arial" w:hAnsi="Arial"/>
        <w:u w:val="none"/>
        <w:vertAlign w:val="baseline"/>
      </w:rPr>
    </w:lvl>
    <w:lvl w:ilvl="4">
      <w:start w:val="1"/>
      <w:numFmt w:val="bullet"/>
      <w:lvlText w:val="-"/>
      <w:lvlJc w:val="left"/>
      <w:pPr>
        <w:ind w:left="3600" w:firstLine="3240"/>
      </w:pPr>
      <w:rPr>
        <w:rFonts w:ascii="Arial" w:cs="Arial" w:eastAsia="Arial" w:hAnsi="Arial"/>
        <w:u w:val="none"/>
        <w:vertAlign w:val="baseline"/>
      </w:rPr>
    </w:lvl>
    <w:lvl w:ilvl="5">
      <w:start w:val="1"/>
      <w:numFmt w:val="bullet"/>
      <w:lvlText w:val="-"/>
      <w:lvlJc w:val="left"/>
      <w:pPr>
        <w:ind w:left="4320" w:firstLine="3960"/>
      </w:pPr>
      <w:rPr>
        <w:rFonts w:ascii="Arial" w:cs="Arial" w:eastAsia="Arial" w:hAnsi="Arial"/>
        <w:u w:val="none"/>
        <w:vertAlign w:val="baseline"/>
      </w:rPr>
    </w:lvl>
    <w:lvl w:ilvl="6">
      <w:start w:val="1"/>
      <w:numFmt w:val="bullet"/>
      <w:lvlText w:val="-"/>
      <w:lvlJc w:val="left"/>
      <w:pPr>
        <w:ind w:left="5040" w:firstLine="4680"/>
      </w:pPr>
      <w:rPr>
        <w:rFonts w:ascii="Arial" w:cs="Arial" w:eastAsia="Arial" w:hAnsi="Arial"/>
        <w:u w:val="none"/>
        <w:vertAlign w:val="baseline"/>
      </w:rPr>
    </w:lvl>
    <w:lvl w:ilvl="7">
      <w:start w:val="1"/>
      <w:numFmt w:val="bullet"/>
      <w:lvlText w:val="-"/>
      <w:lvlJc w:val="left"/>
      <w:pPr>
        <w:ind w:left="5760" w:firstLine="5400"/>
      </w:pPr>
      <w:rPr>
        <w:rFonts w:ascii="Arial" w:cs="Arial" w:eastAsia="Arial" w:hAnsi="Arial"/>
        <w:u w:val="none"/>
        <w:vertAlign w:val="baseline"/>
      </w:rPr>
    </w:lvl>
    <w:lvl w:ilvl="8">
      <w:start w:val="1"/>
      <w:numFmt w:val="bullet"/>
      <w:lvlText w:val="-"/>
      <w:lvlJc w:val="left"/>
      <w:pPr>
        <w:ind w:left="6480" w:firstLine="6120"/>
      </w:pPr>
      <w:rPr>
        <w:rFonts w:ascii="Arial" w:cs="Arial" w:eastAsia="Arial" w:hAnsi="Arial"/>
        <w:u w:val="none"/>
        <w:vertAlign w:val="baseline"/>
      </w:rPr>
    </w:lvl>
  </w:abstractNum>
  <w:abstractNum w:abstractNumId="48">
    <w:lvl w:ilvl="0">
      <w:start w:val="1"/>
      <w:numFmt w:val="decimal"/>
      <w:lvlText w:val="%1."/>
      <w:lvlJc w:val="left"/>
      <w:pPr>
        <w:ind w:left="720" w:hanging="360"/>
      </w:pPr>
      <w:rPr>
        <w:rFonts w:ascii="Georgia" w:cs="Georgia" w:eastAsia="Georgia" w:hAnsi="Georgia"/>
        <w:color w:val="333333"/>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4d4f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firstLine="360"/>
      </w:pPr>
      <w:rPr>
        <w:rFonts w:ascii="Arial" w:cs="Arial" w:eastAsia="Arial" w:hAnsi="Arial"/>
        <w:u w:val="none"/>
        <w:vertAlign w:val="baseline"/>
      </w:rPr>
    </w:lvl>
    <w:lvl w:ilvl="1">
      <w:start w:val="1"/>
      <w:numFmt w:val="bullet"/>
      <w:lvlText w:val="-"/>
      <w:lvlJc w:val="left"/>
      <w:pPr>
        <w:ind w:left="1440" w:firstLine="1080"/>
      </w:pPr>
      <w:rPr>
        <w:rFonts w:ascii="Arial" w:cs="Arial" w:eastAsia="Arial" w:hAnsi="Arial"/>
        <w:u w:val="none"/>
        <w:vertAlign w:val="baseline"/>
      </w:rPr>
    </w:lvl>
    <w:lvl w:ilvl="2">
      <w:start w:val="1"/>
      <w:numFmt w:val="bullet"/>
      <w:lvlText w:val="-"/>
      <w:lvlJc w:val="left"/>
      <w:pPr>
        <w:ind w:left="2160" w:firstLine="1800"/>
      </w:pPr>
      <w:rPr>
        <w:rFonts w:ascii="Arial" w:cs="Arial" w:eastAsia="Arial" w:hAnsi="Arial"/>
        <w:u w:val="none"/>
        <w:vertAlign w:val="baseline"/>
      </w:rPr>
    </w:lvl>
    <w:lvl w:ilvl="3">
      <w:start w:val="1"/>
      <w:numFmt w:val="bullet"/>
      <w:lvlText w:val="-"/>
      <w:lvlJc w:val="left"/>
      <w:pPr>
        <w:ind w:left="2880" w:firstLine="2520"/>
      </w:pPr>
      <w:rPr>
        <w:rFonts w:ascii="Arial" w:cs="Arial" w:eastAsia="Arial" w:hAnsi="Arial"/>
        <w:u w:val="none"/>
        <w:vertAlign w:val="baseline"/>
      </w:rPr>
    </w:lvl>
    <w:lvl w:ilvl="4">
      <w:start w:val="1"/>
      <w:numFmt w:val="bullet"/>
      <w:lvlText w:val="-"/>
      <w:lvlJc w:val="left"/>
      <w:pPr>
        <w:ind w:left="3600" w:firstLine="3240"/>
      </w:pPr>
      <w:rPr>
        <w:rFonts w:ascii="Arial" w:cs="Arial" w:eastAsia="Arial" w:hAnsi="Arial"/>
        <w:u w:val="none"/>
        <w:vertAlign w:val="baseline"/>
      </w:rPr>
    </w:lvl>
    <w:lvl w:ilvl="5">
      <w:start w:val="1"/>
      <w:numFmt w:val="bullet"/>
      <w:lvlText w:val="-"/>
      <w:lvlJc w:val="left"/>
      <w:pPr>
        <w:ind w:left="4320" w:firstLine="3960"/>
      </w:pPr>
      <w:rPr>
        <w:rFonts w:ascii="Arial" w:cs="Arial" w:eastAsia="Arial" w:hAnsi="Arial"/>
        <w:u w:val="none"/>
        <w:vertAlign w:val="baseline"/>
      </w:rPr>
    </w:lvl>
    <w:lvl w:ilvl="6">
      <w:start w:val="1"/>
      <w:numFmt w:val="bullet"/>
      <w:lvlText w:val="-"/>
      <w:lvlJc w:val="left"/>
      <w:pPr>
        <w:ind w:left="5040" w:firstLine="4680"/>
      </w:pPr>
      <w:rPr>
        <w:rFonts w:ascii="Arial" w:cs="Arial" w:eastAsia="Arial" w:hAnsi="Arial"/>
        <w:u w:val="none"/>
        <w:vertAlign w:val="baseline"/>
      </w:rPr>
    </w:lvl>
    <w:lvl w:ilvl="7">
      <w:start w:val="1"/>
      <w:numFmt w:val="bullet"/>
      <w:lvlText w:val="-"/>
      <w:lvlJc w:val="left"/>
      <w:pPr>
        <w:ind w:left="5760" w:firstLine="5400"/>
      </w:pPr>
      <w:rPr>
        <w:rFonts w:ascii="Arial" w:cs="Arial" w:eastAsia="Arial" w:hAnsi="Arial"/>
        <w:u w:val="none"/>
        <w:vertAlign w:val="baseline"/>
      </w:rPr>
    </w:lvl>
    <w:lvl w:ilvl="8">
      <w:start w:val="1"/>
      <w:numFmt w:val="bullet"/>
      <w:lvlText w:val="-"/>
      <w:lvlJc w:val="left"/>
      <w:pPr>
        <w:ind w:left="6480" w:firstLine="6120"/>
      </w:pPr>
      <w:rPr>
        <w:rFonts w:ascii="Arial" w:cs="Arial" w:eastAsia="Arial" w:hAnsi="Arial"/>
        <w:u w:val="none"/>
        <w:vertAlign w:val="baseline"/>
      </w:rPr>
    </w:lvl>
  </w:abstractNum>
  <w:abstractNum w:abstractNumId="51">
    <w:lvl w:ilvl="0">
      <w:start w:val="1"/>
      <w:numFmt w:val="bullet"/>
      <w:lvlText w:val="-"/>
      <w:lvlJc w:val="left"/>
      <w:pPr>
        <w:ind w:left="720" w:firstLine="360"/>
      </w:pPr>
      <w:rPr>
        <w:rFonts w:ascii="Arial" w:cs="Arial" w:eastAsia="Arial" w:hAnsi="Arial"/>
        <w:u w:val="none"/>
        <w:vertAlign w:val="baseline"/>
      </w:rPr>
    </w:lvl>
    <w:lvl w:ilvl="1">
      <w:start w:val="1"/>
      <w:numFmt w:val="bullet"/>
      <w:lvlText w:val="-"/>
      <w:lvlJc w:val="left"/>
      <w:pPr>
        <w:ind w:left="1440" w:firstLine="1080"/>
      </w:pPr>
      <w:rPr>
        <w:rFonts w:ascii="Arial" w:cs="Arial" w:eastAsia="Arial" w:hAnsi="Arial"/>
        <w:u w:val="none"/>
        <w:vertAlign w:val="baseline"/>
      </w:rPr>
    </w:lvl>
    <w:lvl w:ilvl="2">
      <w:start w:val="1"/>
      <w:numFmt w:val="bullet"/>
      <w:lvlText w:val="-"/>
      <w:lvlJc w:val="left"/>
      <w:pPr>
        <w:ind w:left="2160" w:firstLine="1800"/>
      </w:pPr>
      <w:rPr>
        <w:rFonts w:ascii="Arial" w:cs="Arial" w:eastAsia="Arial" w:hAnsi="Arial"/>
        <w:u w:val="none"/>
        <w:vertAlign w:val="baseline"/>
      </w:rPr>
    </w:lvl>
    <w:lvl w:ilvl="3">
      <w:start w:val="1"/>
      <w:numFmt w:val="bullet"/>
      <w:lvlText w:val="-"/>
      <w:lvlJc w:val="left"/>
      <w:pPr>
        <w:ind w:left="2880" w:firstLine="2520"/>
      </w:pPr>
      <w:rPr>
        <w:rFonts w:ascii="Arial" w:cs="Arial" w:eastAsia="Arial" w:hAnsi="Arial"/>
        <w:u w:val="none"/>
        <w:vertAlign w:val="baseline"/>
      </w:rPr>
    </w:lvl>
    <w:lvl w:ilvl="4">
      <w:start w:val="1"/>
      <w:numFmt w:val="bullet"/>
      <w:lvlText w:val="-"/>
      <w:lvlJc w:val="left"/>
      <w:pPr>
        <w:ind w:left="3600" w:firstLine="3240"/>
      </w:pPr>
      <w:rPr>
        <w:rFonts w:ascii="Arial" w:cs="Arial" w:eastAsia="Arial" w:hAnsi="Arial"/>
        <w:u w:val="none"/>
        <w:vertAlign w:val="baseline"/>
      </w:rPr>
    </w:lvl>
    <w:lvl w:ilvl="5">
      <w:start w:val="1"/>
      <w:numFmt w:val="bullet"/>
      <w:lvlText w:val="-"/>
      <w:lvlJc w:val="left"/>
      <w:pPr>
        <w:ind w:left="4320" w:firstLine="3960"/>
      </w:pPr>
      <w:rPr>
        <w:rFonts w:ascii="Arial" w:cs="Arial" w:eastAsia="Arial" w:hAnsi="Arial"/>
        <w:u w:val="none"/>
        <w:vertAlign w:val="baseline"/>
      </w:rPr>
    </w:lvl>
    <w:lvl w:ilvl="6">
      <w:start w:val="1"/>
      <w:numFmt w:val="bullet"/>
      <w:lvlText w:val="-"/>
      <w:lvlJc w:val="left"/>
      <w:pPr>
        <w:ind w:left="5040" w:firstLine="4680"/>
      </w:pPr>
      <w:rPr>
        <w:rFonts w:ascii="Arial" w:cs="Arial" w:eastAsia="Arial" w:hAnsi="Arial"/>
        <w:u w:val="none"/>
        <w:vertAlign w:val="baseline"/>
      </w:rPr>
    </w:lvl>
    <w:lvl w:ilvl="7">
      <w:start w:val="1"/>
      <w:numFmt w:val="bullet"/>
      <w:lvlText w:val="-"/>
      <w:lvlJc w:val="left"/>
      <w:pPr>
        <w:ind w:left="5760" w:firstLine="5400"/>
      </w:pPr>
      <w:rPr>
        <w:rFonts w:ascii="Arial" w:cs="Arial" w:eastAsia="Arial" w:hAnsi="Arial"/>
        <w:u w:val="none"/>
        <w:vertAlign w:val="baseline"/>
      </w:rPr>
    </w:lvl>
    <w:lvl w:ilvl="8">
      <w:start w:val="1"/>
      <w:numFmt w:val="bullet"/>
      <w:lvlText w:val="-"/>
      <w:lvlJc w:val="left"/>
      <w:pPr>
        <w:ind w:left="6480" w:firstLine="6120"/>
      </w:pPr>
      <w:rPr>
        <w:rFonts w:ascii="Arial" w:cs="Arial" w:eastAsia="Arial" w:hAnsi="Arial"/>
        <w:u w:val="none"/>
        <w:vertAlign w:val="baseli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uncsky.com/notes/49-facebook-tao" TargetMode="External"/><Relationship Id="rId190" Type="http://schemas.openxmlformats.org/officeDocument/2006/relationships/hyperlink" Target="http://files.meetup.com/3138542/SparkR-meetup.pdf" TargetMode="External"/><Relationship Id="rId42" Type="http://schemas.openxmlformats.org/officeDocument/2006/relationships/image" Target="media/image6.png"/><Relationship Id="rId41" Type="http://schemas.openxmlformats.org/officeDocument/2006/relationships/hyperlink" Target="https://puncsky.com/notes/49-facebook-tao#what-are-the-challenges" TargetMode="External"/><Relationship Id="rId44" Type="http://schemas.openxmlformats.org/officeDocument/2006/relationships/hyperlink" Target="https://puncsky.com/notes/49-facebook-tao#solutions-tao" TargetMode="External"/><Relationship Id="rId194" Type="http://schemas.openxmlformats.org/officeDocument/2006/relationships/hyperlink" Target="http://notes.stephenholiday.com/Kafka.pdf" TargetMode="External"/><Relationship Id="rId43" Type="http://schemas.openxmlformats.org/officeDocument/2006/relationships/hyperlink" Target="https://puncsky.com/notes/49-facebook-tao#data-model" TargetMode="External"/><Relationship Id="rId193" Type="http://schemas.openxmlformats.org/officeDocument/2006/relationships/hyperlink" Target="https://cwiki.apache.org/confluence/download/attachments/27361435/Cecho_Ting_SqoopBigDataTechCon.pdf?version=1&amp;modificationDate=1366107169000&amp;api=v2" TargetMode="External"/><Relationship Id="rId46" Type="http://schemas.openxmlformats.org/officeDocument/2006/relationships/hyperlink" Target="https://puncsky.com/notes/41-how-to-scale-a-web-service" TargetMode="External"/><Relationship Id="rId192" Type="http://schemas.openxmlformats.org/officeDocument/2006/relationships/hyperlink" Target="https://blogs.apache.org/flume/entry/flume_ng_architecture" TargetMode="External"/><Relationship Id="rId45" Type="http://schemas.openxmlformats.org/officeDocument/2006/relationships/hyperlink" Target="https://puncsky.com/notes/41-how-to-scale-a-web-service" TargetMode="External"/><Relationship Id="rId191" Type="http://schemas.openxmlformats.org/officeDocument/2006/relationships/hyperlink" Target="http://openresearch.baidu.com/u/cms/www/201210/30144944cqmu.pdf" TargetMode="External"/><Relationship Id="rId48" Type="http://schemas.openxmlformats.org/officeDocument/2006/relationships/image" Target="media/image26.png"/><Relationship Id="rId187" Type="http://schemas.openxmlformats.org/officeDocument/2006/relationships/hyperlink" Target="http://www.ispras.ru/proceedings/docs/2012/23/isp_23_2012_285.pdf" TargetMode="External"/><Relationship Id="rId47" Type="http://schemas.openxmlformats.org/officeDocument/2006/relationships/hyperlink" Target="https://puncsky.com/notes/49-facebook-tao#taos-architecture" TargetMode="External"/><Relationship Id="rId186" Type="http://schemas.openxmlformats.org/officeDocument/2006/relationships/hyperlink" Target="http://phoenix.apache.org/presentations/OC-HUG-2014-10-4x3.pdf" TargetMode="External"/><Relationship Id="rId185" Type="http://schemas.openxmlformats.org/officeDocument/2006/relationships/hyperlink" Target="http://www.vldb.org/pvldb/2/vldb09-938.pdf" TargetMode="External"/><Relationship Id="rId49" Type="http://schemas.openxmlformats.org/officeDocument/2006/relationships/image" Target="media/image9.png"/><Relationship Id="rId184" Type="http://schemas.openxmlformats.org/officeDocument/2006/relationships/hyperlink" Target="http://infolab.stanford.edu/~ragho/hive-icde2010.pdf" TargetMode="External"/><Relationship Id="rId189" Type="http://schemas.openxmlformats.org/officeDocument/2006/relationships/hyperlink" Target="http://stanford.edu/~rezab/sparkworkshop/slides/xiangrui.pdf" TargetMode="External"/><Relationship Id="rId188" Type="http://schemas.openxmlformats.org/officeDocument/2006/relationships/hyperlink" Target="http://grail.csuohio.edu/~sschung/cis612/hadoopjoin_sigmod2010.pdf" TargetMode="External"/><Relationship Id="rId31" Type="http://schemas.openxmlformats.org/officeDocument/2006/relationships/image" Target="media/image48.png"/><Relationship Id="rId30" Type="http://schemas.openxmlformats.org/officeDocument/2006/relationships/image" Target="media/image54.png"/><Relationship Id="rId33" Type="http://schemas.openxmlformats.org/officeDocument/2006/relationships/hyperlink" Target="https://puncsky.com/notes/61-what-is-apache-kafka#how-to-tolerate-fault" TargetMode="External"/><Relationship Id="rId183" Type="http://schemas.openxmlformats.org/officeDocument/2006/relationships/hyperlink" Target="http://paperhub.s3.amazonaws.com/a7b584c04b61fabb8d10333e91989120.pdf" TargetMode="External"/><Relationship Id="rId32" Type="http://schemas.openxmlformats.org/officeDocument/2006/relationships/image" Target="media/image51.png"/><Relationship Id="rId182" Type="http://schemas.openxmlformats.org/officeDocument/2006/relationships/hyperlink" Target="http://infolab.stanford.edu/~olston/publications/sigmod08.pdf" TargetMode="External"/><Relationship Id="rId35" Type="http://schemas.openxmlformats.org/officeDocument/2006/relationships/hyperlink" Target="https://puncsky.com/notes/2018-07-24-replica-and-consistency.md" TargetMode="External"/><Relationship Id="rId181" Type="http://schemas.openxmlformats.org/officeDocument/2006/relationships/hyperlink" Target="https://github.com/linkedin/pinot/wiki/Architecture" TargetMode="External"/><Relationship Id="rId34" Type="http://schemas.openxmlformats.org/officeDocument/2006/relationships/hyperlink" Target="https://puncsky.com/notes/61-what-is-apache-kafka#is-kafka-an-ap-or-cp-system-in-cap-theorem" TargetMode="External"/><Relationship Id="rId180" Type="http://schemas.openxmlformats.org/officeDocument/2006/relationships/hyperlink" Target="http://static.druid.io/docs/druid.pdf" TargetMode="External"/><Relationship Id="rId37" Type="http://schemas.openxmlformats.org/officeDocument/2006/relationships/hyperlink" Target="https://www.quora.com/Why-does-Facebook-use-delete-to-remove-the-key-value-pair-in-Memcached-instead-of-updating-the-Memcached-during-write-request-to-the-backend" TargetMode="External"/><Relationship Id="rId176" Type="http://schemas.openxmlformats.org/officeDocument/2006/relationships/hyperlink" Target="http://people.csail.mit.edu/matei/papers/2013/sigmod_shark.pdf" TargetMode="External"/><Relationship Id="rId36" Type="http://schemas.openxmlformats.org/officeDocument/2006/relationships/hyperlink" Target="https://puncsky.com/notes/2018-07-24-replica-and-consistency" TargetMode="External"/><Relationship Id="rId175" Type="http://schemas.openxmlformats.org/officeDocument/2006/relationships/hyperlink" Target="http://www.cs.berkeley.edu/~matei/papers/2012/sigmod_shark_demo.pdf" TargetMode="External"/><Relationship Id="rId39" Type="http://schemas.openxmlformats.org/officeDocument/2006/relationships/image" Target="media/image5.png"/><Relationship Id="rId174" Type="http://schemas.openxmlformats.org/officeDocument/2006/relationships/hyperlink" Target="http://wiki.apache.org/incubator/DrillProposal?action=AttachFile&amp;do=get&amp;target=Drill+slides.pdf" TargetMode="External"/><Relationship Id="rId38" Type="http://schemas.openxmlformats.org/officeDocument/2006/relationships/hyperlink" Target="https://puncsky.com/notes/49-facebook-tao" TargetMode="External"/><Relationship Id="rId173" Type="http://schemas.openxmlformats.org/officeDocument/2006/relationships/hyperlink" Target="http://www.cidrdb.org/cidr2015/Papers/CIDR15_Paper28.pdf" TargetMode="External"/><Relationship Id="rId179" Type="http://schemas.openxmlformats.org/officeDocument/2006/relationships/hyperlink" Target="https://www.cs.berkeley.edu/~sameerag/blinkdb_eurosys13.pdf" TargetMode="External"/><Relationship Id="rId178" Type="http://schemas.openxmlformats.org/officeDocument/2006/relationships/hyperlink" Target="http://www.datanubes.com/mediac/ApacheTezPrimer.pdf" TargetMode="External"/><Relationship Id="rId177" Type="http://schemas.openxmlformats.org/officeDocument/2006/relationships/hyperlink" Target="http://www.news.cs.nyu.edu/~jinyang/sp07/papers/dryad.pdf" TargetMode="External"/><Relationship Id="rId20" Type="http://schemas.openxmlformats.org/officeDocument/2006/relationships/hyperlink" Target="http://static.googleusercontent.com/media/research.google.com/en/us/pubs/archive/36971.pdf" TargetMode="External"/><Relationship Id="rId22" Type="http://schemas.openxmlformats.org/officeDocument/2006/relationships/image" Target="media/image34.png"/><Relationship Id="rId21" Type="http://schemas.openxmlformats.org/officeDocument/2006/relationships/hyperlink" Target="http://en.wikipedia.org/wiki/Consistency_model" TargetMode="External"/><Relationship Id="rId24" Type="http://schemas.openxmlformats.org/officeDocument/2006/relationships/hyperlink" Target="https://puncsky.com/notes/61-what-is-apache-kafka" TargetMode="External"/><Relationship Id="rId23" Type="http://schemas.openxmlformats.org/officeDocument/2006/relationships/hyperlink" Target="http://zhengyun-ustc.iteye.com/blog/1895814" TargetMode="External"/><Relationship Id="rId26" Type="http://schemas.openxmlformats.org/officeDocument/2006/relationships/hyperlink" Target="https://puncsky.com/notes/61-what-is-apache-kafka#why-is-kafa-so-fast" TargetMode="External"/><Relationship Id="rId25" Type="http://schemas.openxmlformats.org/officeDocument/2006/relationships/hyperlink" Target="https://puncsky.com/notes/61-what-is-apache-kafka#why-use-apache-kafka" TargetMode="External"/><Relationship Id="rId28" Type="http://schemas.openxmlformats.org/officeDocument/2006/relationships/image" Target="media/image29.png"/><Relationship Id="rId27" Type="http://schemas.openxmlformats.org/officeDocument/2006/relationships/image" Target="media/image16.png"/><Relationship Id="rId29" Type="http://schemas.openxmlformats.org/officeDocument/2006/relationships/hyperlink" Target="https://puncsky.com/notes/61-what-is-apache-kafka#architecture" TargetMode="External"/><Relationship Id="rId11" Type="http://schemas.openxmlformats.org/officeDocument/2006/relationships/image" Target="media/image43.png"/><Relationship Id="rId10" Type="http://schemas.openxmlformats.org/officeDocument/2006/relationships/image" Target="media/image46.png"/><Relationship Id="rId13" Type="http://schemas.openxmlformats.org/officeDocument/2006/relationships/hyperlink" Target="http://localhost:4000/blog/2016-02-13-crack-the-system-design-interview#21-communication" TargetMode="External"/><Relationship Id="rId12" Type="http://schemas.openxmlformats.org/officeDocument/2006/relationships/image" Target="media/image37.png"/><Relationship Id="rId15" Type="http://schemas.openxmlformats.org/officeDocument/2006/relationships/image" Target="media/image47.png"/><Relationship Id="rId198" Type="http://schemas.openxmlformats.org/officeDocument/2006/relationships/hyperlink" Target="http://oozie.apache.org/docs/4.2.0/index.html" TargetMode="External"/><Relationship Id="rId14" Type="http://schemas.openxmlformats.org/officeDocument/2006/relationships/image" Target="media/image17.jpg"/><Relationship Id="rId197" Type="http://schemas.openxmlformats.org/officeDocument/2006/relationships/hyperlink" Target="http://smokinn.com/files/cascading_notes/cascading.pdf" TargetMode="External"/><Relationship Id="rId17" Type="http://schemas.openxmlformats.org/officeDocument/2006/relationships/image" Target="media/image14.png"/><Relationship Id="rId196" Type="http://schemas.openxmlformats.org/officeDocument/2006/relationships/hyperlink" Target="http://public-repo-1.hortonworks.com/HDP-LABS/Projects/Falcon/2.0.6.0-76/FalconHortonworksTechnicalPreview.pdf" TargetMode="External"/><Relationship Id="rId16" Type="http://schemas.openxmlformats.org/officeDocument/2006/relationships/hyperlink" Target="http://stackoverflow.com/questions/870218/b-trees-b-trees-difference" TargetMode="External"/><Relationship Id="rId195" Type="http://schemas.openxmlformats.org/officeDocument/2006/relationships/hyperlink" Target="http://events.linuxfoundation.org/sites/events/files/slides/Simplifying%20Big%20Data%20with%20Apache%20Crunch.pdf" TargetMode="External"/><Relationship Id="rId19" Type="http://schemas.openxmlformats.org/officeDocument/2006/relationships/image" Target="media/image45.png"/><Relationship Id="rId18" Type="http://schemas.openxmlformats.org/officeDocument/2006/relationships/hyperlink" Target="https://puncsky.com/notes/2018-07-23-load-balancer-types" TargetMode="External"/><Relationship Id="rId199" Type="http://schemas.openxmlformats.org/officeDocument/2006/relationships/hyperlink" Target="https://cwiki.apache.org/confluence/display/Hive/HCatalog+UsingHCat" TargetMode="External"/><Relationship Id="rId84" Type="http://schemas.openxmlformats.org/officeDocument/2006/relationships/image" Target="media/image2.png"/><Relationship Id="rId83" Type="http://schemas.openxmlformats.org/officeDocument/2006/relationships/hyperlink" Target="http://card.io/" TargetMode="External"/><Relationship Id="rId86" Type="http://schemas.openxmlformats.org/officeDocument/2006/relationships/image" Target="media/image57.png"/><Relationship Id="rId85" Type="http://schemas.openxmlformats.org/officeDocument/2006/relationships/image" Target="media/image56.png"/><Relationship Id="rId88" Type="http://schemas.openxmlformats.org/officeDocument/2006/relationships/hyperlink" Target="https://www.facebook.com/notes/facebook-engineering/the-life-of-a-typeahead-query/389105248919" TargetMode="External"/><Relationship Id="rId150" Type="http://schemas.openxmlformats.org/officeDocument/2006/relationships/hyperlink" Target="http://people.csail.mit.edu/matei/papers/2011/nsdi_mesos.pdf" TargetMode="External"/><Relationship Id="rId87" Type="http://schemas.openxmlformats.org/officeDocument/2006/relationships/hyperlink" Target="https://www.facebook.com/notes/facebook-engineering/the-life-of-a-typeahead-query/389105248919" TargetMode="External"/><Relationship Id="rId89" Type="http://schemas.openxmlformats.org/officeDocument/2006/relationships/hyperlink" Target="https://www.facebook.com/video/video.php?v=432864835468" TargetMode="External"/><Relationship Id="rId80" Type="http://schemas.openxmlformats.org/officeDocument/2006/relationships/image" Target="media/image23.jpg"/><Relationship Id="rId82" Type="http://schemas.openxmlformats.org/officeDocument/2006/relationships/image" Target="media/image12.jpg"/><Relationship Id="rId81" Type="http://schemas.openxmlformats.org/officeDocument/2006/relationships/hyperlink" Target="https://www.evernote.com/shard/s75/sh/40ba3b04-e8d1-4508-8aea-3a1e2000ba8c/91e62d61f4fda6f056ea1900bdcee9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54e57bc8-a-62cb3a1a-s-sites.googlegroups.com/site/2013socc/home/program/a5-vavilapalli.pdf?attachauth=ANoY7co94J9PVjpjD5GD4z-S8e1O7YrLsqHssH7aeFReTJaoOBLbvLhq9HeDNb-PQz2jQvPUeQbDjJa2bctooZz5_zHCKWXAKZrYqAy_mVCLIQqU0Cc-sNQBHOJNsUTyVPfEdpHQ5yoIGVdIzoCnQwsFjbSX2ztS9b0OBNI2SjDCdvLE7Hsi5ktJINChoFa7w0ELgFvir4sEAJaL-G1qgmUglhOjVjHgwXYsqHH7FOPXrTVC-csZelo%3D&amp;attredirects=0" TargetMode="External"/><Relationship Id="rId4" Type="http://schemas.openxmlformats.org/officeDocument/2006/relationships/numbering" Target="numbering.xml"/><Relationship Id="rId148" Type="http://schemas.openxmlformats.org/officeDocument/2006/relationships/hyperlink" Target="https://github.com/cockroachdb/cockroach/blob/master/docs/design.md" TargetMode="External"/><Relationship Id="rId9" Type="http://schemas.openxmlformats.org/officeDocument/2006/relationships/hyperlink" Target="https://puncsky.com/notes/49-facebook-tao" TargetMode="External"/><Relationship Id="rId143" Type="http://schemas.openxmlformats.org/officeDocument/2006/relationships/hyperlink" Target="http://info.neotechnology.com/rs/neotechnology/images/GraphDatabases.pdf" TargetMode="External"/><Relationship Id="rId142" Type="http://schemas.openxmlformats.org/officeDocument/2006/relationships/hyperlink" Target="http://s3.amazonaws.com/info-mongodb-com/MongoDB_Architecture_Guide.pdf" TargetMode="External"/><Relationship Id="rId141" Type="http://schemas.openxmlformats.org/officeDocument/2006/relationships/hyperlink" Target="https://media.readthedocs.org/pdf/couchdb/latest/couchdb.pdf" TargetMode="External"/><Relationship Id="rId140" Type="http://schemas.openxmlformats.org/officeDocument/2006/relationships/hyperlink" Target="http://www.hypertable.com/collateral/whitepaper-hypertable-architecture.pdf" TargetMode="External"/><Relationship Id="rId5" Type="http://schemas.openxmlformats.org/officeDocument/2006/relationships/styles" Target="styles.xml"/><Relationship Id="rId147" Type="http://schemas.openxmlformats.org/officeDocument/2006/relationships/hyperlink" Target="http://www.vldb.org/pvldb/vol7/p1259-gupta.pdf" TargetMode="External"/><Relationship Id="rId6" Type="http://schemas.openxmlformats.org/officeDocument/2006/relationships/hyperlink" Target="https://tianpan.co/" TargetMode="External"/><Relationship Id="rId146" Type="http://schemas.openxmlformats.org/officeDocument/2006/relationships/hyperlink" Target="http://static.googleusercontent.com/media/research.google.com/en/us/archive/spanner-osdi2012.pdf" TargetMode="External"/><Relationship Id="rId7" Type="http://schemas.openxmlformats.org/officeDocument/2006/relationships/hyperlink" Target="https://puncsky.com/hacking-the-software-engineer-interview/?isAdmin=true&amp;utm_source=google_doc" TargetMode="External"/><Relationship Id="rId145" Type="http://schemas.openxmlformats.org/officeDocument/2006/relationships/hyperlink" Target="http://www.cidrdb.org/cidr2011/Papers/CIDR11_Paper32.pdf" TargetMode="External"/><Relationship Id="rId8" Type="http://schemas.openxmlformats.org/officeDocument/2006/relationships/image" Target="media/image38.png"/><Relationship Id="rId144" Type="http://schemas.openxmlformats.org/officeDocument/2006/relationships/hyperlink" Target="http://s3.thinkaurelius.com/docs/titan/0.9.0-M2/" TargetMode="External"/><Relationship Id="rId73" Type="http://schemas.openxmlformats.org/officeDocument/2006/relationships/hyperlink" Target="http://architects.dzone.com/articles/designing-spacial-index" TargetMode="External"/><Relationship Id="rId72" Type="http://schemas.openxmlformats.org/officeDocument/2006/relationships/image" Target="media/image41.png"/><Relationship Id="rId75" Type="http://schemas.openxmlformats.org/officeDocument/2006/relationships/image" Target="media/image28.png"/><Relationship Id="rId74" Type="http://schemas.openxmlformats.org/officeDocument/2006/relationships/hyperlink" Target="http://timyang.net/architecture/notes-timelines-twitter/" TargetMode="External"/><Relationship Id="rId77" Type="http://schemas.openxmlformats.org/officeDocument/2006/relationships/hyperlink" Target="http://techblog.netflix.com/2015/01/netflixs-viewing-data-how-we-know-where.html" TargetMode="External"/><Relationship Id="rId76" Type="http://schemas.openxmlformats.org/officeDocument/2006/relationships/image" Target="media/image32.png"/><Relationship Id="rId79" Type="http://schemas.openxmlformats.org/officeDocument/2006/relationships/hyperlink" Target="https://developer.apple.com/library/ios/documentation/NetworkingInternet/Conceptual/StreamingMediaGuide/HTTPStreamingArchitecture/HTTPStreamingArchitecture.html#//apple_ref/doc/uid/TP40008332-CH101-SW2" TargetMode="External"/><Relationship Id="rId78" Type="http://schemas.openxmlformats.org/officeDocument/2006/relationships/image" Target="media/image20.png"/><Relationship Id="rId71" Type="http://schemas.openxmlformats.org/officeDocument/2006/relationships/hyperlink" Target="http://chuansong.me/n/1283941" TargetMode="External"/><Relationship Id="rId70" Type="http://schemas.openxmlformats.org/officeDocument/2006/relationships/hyperlink" Target="http://www.michael-noll.com/blog/2013/01/18/implementing-real-time-trending-topics-in-storm/" TargetMode="External"/><Relationship Id="rId139" Type="http://schemas.openxmlformats.org/officeDocument/2006/relationships/hyperlink" Target="http://citeseerx.ist.psu.edu/viewdoc/download?doi=10.1.1.303.752&amp;rep=rep1&amp;type=pdf" TargetMode="External"/><Relationship Id="rId138" Type="http://schemas.openxmlformats.org/officeDocument/2006/relationships/hyperlink" Target="http://static.googleusercontent.com/media/research.google.com/en/us/archive/bigtable-osdi06.pdf" TargetMode="External"/><Relationship Id="rId137" Type="http://schemas.openxmlformats.org/officeDocument/2006/relationships/hyperlink" Target="http://static.usenix.org/events/fast/tech/full_papers/Sumbaly.pdf" TargetMode="External"/><Relationship Id="rId132" Type="http://schemas.openxmlformats.org/officeDocument/2006/relationships/hyperlink" Target="http://www.ijritcc.org/IJRITCC%20Vol_2%20Issue_3/A%20Survey%20on%20Compression%20Algorithms%20%20in%20Hadoop.pdf" TargetMode="External"/><Relationship Id="rId131" Type="http://schemas.openxmlformats.org/officeDocument/2006/relationships/hyperlink" Target="http://web.cse.ohio-state.edu/hpcs/WWW/HTML/publications/papers/TR-14-2.pdf" TargetMode="External"/><Relationship Id="rId130" Type="http://schemas.openxmlformats.org/officeDocument/2006/relationships/hyperlink" Target="https://github.com/Parquet/parquet-mr/wiki/The-striping-and-assembly-algorithms-from-the-Dremel-paper" TargetMode="External"/><Relationship Id="rId136" Type="http://schemas.openxmlformats.org/officeDocument/2006/relationships/hyperlink" Target="https://www.cs.cornell.edu/projects/ladis2009/papers/lakshman-ladis2009.pdf" TargetMode="External"/><Relationship Id="rId135" Type="http://schemas.openxmlformats.org/officeDocument/2006/relationships/hyperlink" Target="http://www.cs.ucsb.edu/~agrawal/fall2009/dynamo.pdf" TargetMode="External"/><Relationship Id="rId134" Type="http://schemas.openxmlformats.org/officeDocument/2006/relationships/hyperlink" Target="http://anrg.usc.edu/~maheswaran/Xorbas.pdf" TargetMode="External"/><Relationship Id="rId133" Type="http://schemas.openxmlformats.org/officeDocument/2006/relationships/hyperlink" Target="http://web.eecs.utk.edu/~plank/plank/papers/Login-2013.pdf" TargetMode="External"/><Relationship Id="rId62" Type="http://schemas.openxmlformats.org/officeDocument/2006/relationships/image" Target="media/image53.png"/><Relationship Id="rId61" Type="http://schemas.openxmlformats.org/officeDocument/2006/relationships/image" Target="media/image31.png"/><Relationship Id="rId64" Type="http://schemas.openxmlformats.org/officeDocument/2006/relationships/image" Target="media/image19.png"/><Relationship Id="rId63" Type="http://schemas.openxmlformats.org/officeDocument/2006/relationships/image" Target="media/image27.png"/><Relationship Id="rId66" Type="http://schemas.openxmlformats.org/officeDocument/2006/relationships/image" Target="media/image49.png"/><Relationship Id="rId172" Type="http://schemas.openxmlformats.org/officeDocument/2006/relationships/hyperlink" Target="http://www.vldb.org/pvldb/vldb2010/papers/R29.pdf" TargetMode="External"/><Relationship Id="rId65" Type="http://schemas.openxmlformats.org/officeDocument/2006/relationships/image" Target="media/image52.png"/><Relationship Id="rId171" Type="http://schemas.openxmlformats.org/officeDocument/2006/relationships/hyperlink" Target="http://people.csail.mit.edu/matei/papers/2013/sosp_spark_streaming.pdf" TargetMode="External"/><Relationship Id="rId68" Type="http://schemas.openxmlformats.org/officeDocument/2006/relationships/image" Target="media/image21.png"/><Relationship Id="rId170" Type="http://schemas.openxmlformats.org/officeDocument/2006/relationships/hyperlink" Target="http://www.jfokus.se/jfokus15/preso/ApacheSamza.pdf" TargetMode="External"/><Relationship Id="rId67" Type="http://schemas.openxmlformats.org/officeDocument/2006/relationships/hyperlink" Target="https://highlyscalable.wordpress.com/2013/08/20/in-stream-big-data-processing/" TargetMode="External"/><Relationship Id="rId60" Type="http://schemas.openxmlformats.org/officeDocument/2006/relationships/image" Target="media/image35.png"/><Relationship Id="rId165" Type="http://schemas.openxmlformats.org/officeDocument/2006/relationships/hyperlink" Target="https://amplab.cs.berkeley.edu/wp-content/uploads/2014/02/graphx.pdf" TargetMode="External"/><Relationship Id="rId69" Type="http://schemas.openxmlformats.org/officeDocument/2006/relationships/image" Target="media/image44.png"/><Relationship Id="rId164" Type="http://schemas.openxmlformats.org/officeDocument/2006/relationships/hyperlink" Target="http://researcher.ibm.com/researcher/files/us-heq/Large%20Scale%20Graph%20Processing%20with%20Apache%20Giraph.pdf" TargetMode="External"/><Relationship Id="rId163" Type="http://schemas.openxmlformats.org/officeDocument/2006/relationships/hyperlink" Target="http://kowshik.github.io/JPregel/pregel_paper.pdf" TargetMode="External"/><Relationship Id="rId162" Type="http://schemas.openxmlformats.org/officeDocument/2006/relationships/hyperlink" Target="http://www.cs.arizona.edu/~bkmoon/papers/sigmodrec11.pdf" TargetMode="External"/><Relationship Id="rId169" Type="http://schemas.openxmlformats.org/officeDocument/2006/relationships/hyperlink" Target="https://cs.brown.edu/courses/cs227/papers/ss-storm.pdf" TargetMode="External"/><Relationship Id="rId168" Type="http://schemas.openxmlformats.org/officeDocument/2006/relationships/hyperlink" Target="https://www.ucviden.dk/portal/files/26907191/Survey_of_real_time_processing_systems_for_big_data_Draft_.pdf" TargetMode="External"/><Relationship Id="rId167" Type="http://schemas.openxmlformats.org/officeDocument/2006/relationships/hyperlink" Target="http://www.vldb.org/pvldb/vol7/p1047-han.pdf" TargetMode="External"/><Relationship Id="rId166" Type="http://schemas.openxmlformats.org/officeDocument/2006/relationships/hyperlink" Target="http://csl.skku.edu/papers/CS-TR-2010-330.pdf" TargetMode="External"/><Relationship Id="rId51" Type="http://schemas.openxmlformats.org/officeDocument/2006/relationships/image" Target="media/image4.png"/><Relationship Id="rId50" Type="http://schemas.openxmlformats.org/officeDocument/2006/relationships/image" Target="media/image18.png"/><Relationship Id="rId53" Type="http://schemas.openxmlformats.org/officeDocument/2006/relationships/image" Target="media/image10.png"/><Relationship Id="rId52" Type="http://schemas.openxmlformats.org/officeDocument/2006/relationships/image" Target="media/image3.png"/><Relationship Id="rId55" Type="http://schemas.openxmlformats.org/officeDocument/2006/relationships/hyperlink" Target="http://blog.csdn.net/icefireelf/article/details/7515816" TargetMode="External"/><Relationship Id="rId161" Type="http://schemas.openxmlformats.org/officeDocument/2006/relationships/hyperlink" Target="http://static.googleusercontent.com/media/research.google.com/en/us/archive/mapreduce-osdi04.pdf" TargetMode="External"/><Relationship Id="rId54" Type="http://schemas.openxmlformats.org/officeDocument/2006/relationships/image" Target="media/image15.png"/><Relationship Id="rId160" Type="http://schemas.openxmlformats.org/officeDocument/2006/relationships/hyperlink" Target="http://events.linuxfoundation.org/sites/events/files/slides/flink_apachecon_small.pdf" TargetMode="External"/><Relationship Id="rId57" Type="http://schemas.openxmlformats.org/officeDocument/2006/relationships/image" Target="media/image25.png"/><Relationship Id="rId56" Type="http://schemas.openxmlformats.org/officeDocument/2006/relationships/image" Target="media/image11.png"/><Relationship Id="rId159" Type="http://schemas.openxmlformats.org/officeDocument/2006/relationships/hyperlink" Target="https://www.usenix.org/system/files/login/articles/zaharia.pdf" TargetMode="External"/><Relationship Id="rId59" Type="http://schemas.openxmlformats.org/officeDocument/2006/relationships/image" Target="media/image8.png"/><Relationship Id="rId154" Type="http://schemas.openxmlformats.org/officeDocument/2006/relationships/hyperlink" Target="http://arxiv.org/ftp/arxiv/papers/1207/1207.0780.pdf" TargetMode="External"/><Relationship Id="rId58" Type="http://schemas.openxmlformats.org/officeDocument/2006/relationships/image" Target="media/image36.png"/><Relationship Id="rId153" Type="http://schemas.openxmlformats.org/officeDocument/2006/relationships/hyperlink" Target="http://www.eecs.berkeley.edu/Pubs/TechRpts/2009/EECS-2009-55.pdf" TargetMode="External"/><Relationship Id="rId152" Type="http://schemas.openxmlformats.org/officeDocument/2006/relationships/hyperlink" Target="http://www.valleytalk.org/wp-content/uploads/2013/03/fair_scheduler_design_doc.pdf" TargetMode="External"/><Relationship Id="rId151" Type="http://schemas.openxmlformats.org/officeDocument/2006/relationships/hyperlink" Target="https://hadoop.apache.org/docs/stable1/capacity_scheduler.pdf" TargetMode="External"/><Relationship Id="rId158" Type="http://schemas.openxmlformats.org/officeDocument/2006/relationships/hyperlink" Target="https://www.usenix.org/legacy/event/usenix10/tech/full_papers/Hunt.pdf" TargetMode="External"/><Relationship Id="rId157" Type="http://schemas.openxmlformats.org/officeDocument/2006/relationships/hyperlink" Target="http://static.googleusercontent.com/media/research.google.com/en/us/archive/chubby-osdi06.pdf" TargetMode="External"/><Relationship Id="rId156" Type="http://schemas.openxmlformats.org/officeDocument/2006/relationships/hyperlink" Target="http://research.microsoft.com/en-us/um/people/lamport/pubs/lamport-paxos.pdf" TargetMode="External"/><Relationship Id="rId155" Type="http://schemas.openxmlformats.org/officeDocument/2006/relationships/hyperlink" Target="http://research.microsoft.com/en-us/um/people/lamport/pubs/paxos-simple.pdf" TargetMode="External"/><Relationship Id="rId107" Type="http://schemas.openxmlformats.org/officeDocument/2006/relationships/hyperlink" Target="http://datasys.cs.iit.edu/events/CCGrid2014/CCGrid-May25-Stoica.pdf" TargetMode="External"/><Relationship Id="rId106" Type="http://schemas.openxmlformats.org/officeDocument/2006/relationships/hyperlink" Target="http://bigbe.su/lectures/2014/15.3.pdf" TargetMode="External"/><Relationship Id="rId105" Type="http://schemas.openxmlformats.org/officeDocument/2006/relationships/image" Target="media/image33.jpg"/><Relationship Id="rId104" Type="http://schemas.openxmlformats.org/officeDocument/2006/relationships/image" Target="media/image39.png"/><Relationship Id="rId109" Type="http://schemas.openxmlformats.org/officeDocument/2006/relationships/hyperlink" Target="http://lambda-architecture.net/" TargetMode="External"/><Relationship Id="rId108" Type="http://schemas.openxmlformats.org/officeDocument/2006/relationships/hyperlink" Target="http://jameskinley.tumblr.com/post/37398560534/the-lambda-architecture-principles-for" TargetMode="External"/><Relationship Id="rId103" Type="http://schemas.openxmlformats.org/officeDocument/2006/relationships/image" Target="media/image40.png"/><Relationship Id="rId102" Type="http://schemas.openxmlformats.org/officeDocument/2006/relationships/image" Target="media/image7.jpg"/><Relationship Id="rId101" Type="http://schemas.openxmlformats.org/officeDocument/2006/relationships/image" Target="media/image1.jpg"/><Relationship Id="rId100" Type="http://schemas.openxmlformats.org/officeDocument/2006/relationships/image" Target="media/image24.jpg"/><Relationship Id="rId129" Type="http://schemas.openxmlformats.org/officeDocument/2006/relationships/hyperlink" Target="http://web.cse.ohio-state.edu/hpcs/WWW/HTML/publications/papers/TR-11-4.pdf" TargetMode="External"/><Relationship Id="rId128" Type="http://schemas.openxmlformats.org/officeDocument/2006/relationships/hyperlink" Target="http://db.csail.mit.edu/projects/cstore/abadi-sigmod08.pdf" TargetMode="External"/><Relationship Id="rId127" Type="http://schemas.openxmlformats.org/officeDocument/2006/relationships/hyperlink" Target="http://www.cs.berkeley.edu/~haoyuan/papers/2014_socc_tachyon.pdf" TargetMode="External"/><Relationship Id="rId126" Type="http://schemas.openxmlformats.org/officeDocument/2006/relationships/hyperlink" Target="https://www.usenix.org/legacy/publications/login/2010-08/openpdfs/maltzahn.pdf" TargetMode="External"/><Relationship Id="rId121" Type="http://schemas.openxmlformats.org/officeDocument/2006/relationships/hyperlink" Target="http://www.vldb.org/pvldb/vol7/p1295-floratou.pdf" TargetMode="External"/><Relationship Id="rId120" Type="http://schemas.openxmlformats.org/officeDocument/2006/relationships/hyperlink" Target="http://www.cs.princeton.edu/courses/archive/spr11/cos448/web/docs/week10_reading2.pdf" TargetMode="External"/><Relationship Id="rId125" Type="http://schemas.openxmlformats.org/officeDocument/2006/relationships/hyperlink" Target="http://ceph.com/papers/weil-ceph-osdi06.pdf" TargetMode="External"/><Relationship Id="rId124" Type="http://schemas.openxmlformats.org/officeDocument/2006/relationships/hyperlink" Target="http://zoo.cs.yale.edu/classes/cs422/2014fa/readings/papers/shvachko10hdfs.pdf" TargetMode="External"/><Relationship Id="rId123" Type="http://schemas.openxmlformats.org/officeDocument/2006/relationships/hyperlink" Target="http://static.googleusercontent.com/media/research.google.com/en/us/archive/gfs-sosp2003.pdf" TargetMode="External"/><Relationship Id="rId122" Type="http://schemas.openxmlformats.org/officeDocument/2006/relationships/hyperlink" Target="https://www.cs.berkeley.edu/~matei/papers/2012/nsdi_spark.pdf" TargetMode="External"/><Relationship Id="rId95" Type="http://schemas.openxmlformats.org/officeDocument/2006/relationships/hyperlink" Target="http://blog.codinghorror.com/url-shortening-hashes-in-practice/" TargetMode="External"/><Relationship Id="rId94" Type="http://schemas.openxmlformats.org/officeDocument/2006/relationships/hyperlink" Target="http://blog.codinghorror.com/url-shortening-hashes-in-practice/" TargetMode="External"/><Relationship Id="rId97" Type="http://schemas.openxmlformats.org/officeDocument/2006/relationships/image" Target="media/image30.png"/><Relationship Id="rId96" Type="http://schemas.openxmlformats.org/officeDocument/2006/relationships/hyperlink" Target="http://blog.codinghorror.com/url-shortening-hashes-in-practice/" TargetMode="External"/><Relationship Id="rId99" Type="http://schemas.openxmlformats.org/officeDocument/2006/relationships/image" Target="media/image42.png"/><Relationship Id="rId98" Type="http://schemas.openxmlformats.org/officeDocument/2006/relationships/hyperlink" Target="https://www.quora.com/What-is-Facebooks-architecture" TargetMode="External"/><Relationship Id="rId91" Type="http://schemas.openxmlformats.org/officeDocument/2006/relationships/image" Target="media/image50.png"/><Relationship Id="rId90" Type="http://schemas.openxmlformats.org/officeDocument/2006/relationships/hyperlink" Target="https://www.facebook.com/video/video.php?v=432864835468" TargetMode="External"/><Relationship Id="rId93" Type="http://schemas.openxmlformats.org/officeDocument/2006/relationships/hyperlink" Target="http://stackoverflow.com/questions/10028770/html5-websocket-vs-long-polling-vs-ajax-vs-webrtc-vs-server-sent-events" TargetMode="External"/><Relationship Id="rId92" Type="http://schemas.openxmlformats.org/officeDocument/2006/relationships/image" Target="media/image55.png"/><Relationship Id="rId118" Type="http://schemas.openxmlformats.org/officeDocument/2006/relationships/hyperlink" Target="http://database.cs.brown.edu/sigmod09/benchmarks-sigmod09.pdf" TargetMode="External"/><Relationship Id="rId117" Type="http://schemas.openxmlformats.org/officeDocument/2006/relationships/hyperlink" Target="http://www.cs.berkeley.edu/~rxin/db-papers/CAP.pdf" TargetMode="External"/><Relationship Id="rId116" Type="http://schemas.openxmlformats.org/officeDocument/2006/relationships/hyperlink" Target="http://grail.csuohio.edu/~sschung/cis612/hadoopjoin_sigmod2010.pdf" TargetMode="External"/><Relationship Id="rId115" Type="http://schemas.openxmlformats.org/officeDocument/2006/relationships/hyperlink" Target="http://webdocs.cs.ualberta.ca/~lengdong/papers/JCST14.pdf" TargetMode="External"/><Relationship Id="rId119" Type="http://schemas.openxmlformats.org/officeDocument/2006/relationships/hyperlink" Target="http://database.cs.brown.edu/papers/stonebraker-cacm2010.pdf" TargetMode="External"/><Relationship Id="rId110" Type="http://schemas.openxmlformats.org/officeDocument/2006/relationships/hyperlink" Target="http://radar.oreilly.com/2014/07/questioning-the-lambda-architecture.html" TargetMode="External"/><Relationship Id="rId114" Type="http://schemas.openxmlformats.org/officeDocument/2006/relationships/hyperlink" Target="http://www.christof-strauch.de/nosqldbs.pdf" TargetMode="External"/><Relationship Id="rId113" Type="http://schemas.openxmlformats.org/officeDocument/2006/relationships/hyperlink" Target="http://www.cattell.net/datastores/Datastores.pdf" TargetMode="External"/><Relationship Id="rId112" Type="http://schemas.openxmlformats.org/officeDocument/2006/relationships/hyperlink" Target="http://www.morganclaypool.com/doi/pdf/10.2200/S00516ED2V01Y201306CAC024" TargetMode="External"/><Relationship Id="rId111" Type="http://schemas.openxmlformats.org/officeDocument/2006/relationships/hyperlink" Target="http://www.vldb.org/pvldb/vol7/p1441-boykin.pdf" TargetMode="External"/><Relationship Id="rId206" Type="http://schemas.openxmlformats.org/officeDocument/2006/relationships/hyperlink" Target="http://arxiv.org/ftp/arxiv/papers/1402/1402.5194.pdf" TargetMode="External"/><Relationship Id="rId205" Type="http://schemas.openxmlformats.org/officeDocument/2006/relationships/hyperlink" Target="https://hadoop.apache.org/docs/stable1/gridmix.pdf" TargetMode="External"/><Relationship Id="rId204" Type="http://schemas.openxmlformats.org/officeDocument/2006/relationships/hyperlink" Target="http://research.ijais.org/volume7/number8/ijais14-451229.pdf" TargetMode="External"/><Relationship Id="rId203" Type="http://schemas.openxmlformats.org/officeDocument/2006/relationships/hyperlink" Target="https://issues.apache.org/jira/secure/attachment/12559939/Ambari_Architecture.pdf" TargetMode="External"/><Relationship Id="rId207" Type="http://schemas.openxmlformats.org/officeDocument/2006/relationships/footer" Target="footer1.xml"/><Relationship Id="rId202" Type="http://schemas.openxmlformats.org/officeDocument/2006/relationships/hyperlink" Target="http://opentsdb.net/overview.html" TargetMode="External"/><Relationship Id="rId201" Type="http://schemas.openxmlformats.org/officeDocument/2006/relationships/hyperlink" Target="http://mil-oss.org/resources/mil-oss-wg3_an-introduction-to-apache-avro_douglas-creager.pdf" TargetMode="External"/><Relationship Id="rId200" Type="http://schemas.openxmlformats.org/officeDocument/2006/relationships/hyperlink" Target="http://homepages.lasige.di.fc.ul.pt/~vielmo/notes/2014_02_12_smalltalk_protocol_buffe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